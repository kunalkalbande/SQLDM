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3EAF" w:rsidRDefault="00413EAF" w:rsidP="00413EAF">
      <w:pPr>
        <w:spacing w:line="240" w:lineRule="atLeast"/>
        <w:rPr>
          <w:b/>
          <w:u w:val="single"/>
        </w:rPr>
      </w:pPr>
      <w:r>
        <w:rPr>
          <w:b/>
          <w:noProof/>
          <w:u w:val="single"/>
        </w:rPr>
        <w:drawing>
          <wp:anchor distT="0" distB="0" distL="114300" distR="114300" simplePos="0" relativeHeight="251660288" behindDoc="1" locked="0" layoutInCell="1" allowOverlap="1">
            <wp:simplePos x="0" y="0"/>
            <wp:positionH relativeFrom="column">
              <wp:posOffset>-323850</wp:posOffset>
            </wp:positionH>
            <wp:positionV relativeFrom="paragraph">
              <wp:posOffset>-9525</wp:posOffset>
            </wp:positionV>
            <wp:extent cx="4095750" cy="2495550"/>
            <wp:effectExtent l="19050" t="0" r="0" b="0"/>
            <wp:wrapNone/>
            <wp:docPr id="5" name="Picture 20" descr="ArtKnife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rtKnifeBackground"/>
                    <pic:cNvPicPr>
                      <a:picLocks noChangeAspect="1" noChangeArrowheads="1"/>
                    </pic:cNvPicPr>
                  </pic:nvPicPr>
                  <pic:blipFill>
                    <a:blip r:embed="rId11" cstate="print"/>
                    <a:srcRect/>
                    <a:stretch>
                      <a:fillRect/>
                    </a:stretch>
                  </pic:blipFill>
                  <pic:spPr bwMode="auto">
                    <a:xfrm>
                      <a:off x="0" y="0"/>
                      <a:ext cx="4095750" cy="2495550"/>
                    </a:xfrm>
                    <a:prstGeom prst="rect">
                      <a:avLst/>
                    </a:prstGeom>
                    <a:noFill/>
                  </pic:spPr>
                </pic:pic>
              </a:graphicData>
            </a:graphic>
          </wp:anchor>
        </w:drawing>
      </w:r>
    </w:p>
    <w:p w:rsidR="00413EAF" w:rsidRDefault="00413EAF" w:rsidP="00413EAF">
      <w:pPr>
        <w:spacing w:line="240" w:lineRule="atLeast"/>
        <w:rPr>
          <w:b/>
          <w:u w:val="single"/>
        </w:rPr>
      </w:pPr>
    </w:p>
    <w:p w:rsidR="00413EAF" w:rsidRDefault="00413EAF" w:rsidP="00413EAF">
      <w:pPr>
        <w:spacing w:line="240" w:lineRule="atLeast"/>
        <w:rPr>
          <w:b/>
          <w:u w:val="single"/>
        </w:rPr>
      </w:pPr>
    </w:p>
    <w:p w:rsidR="00413EAF" w:rsidRDefault="00413EAF" w:rsidP="00413EAF">
      <w:pPr>
        <w:spacing w:line="240" w:lineRule="atLeast"/>
        <w:rPr>
          <w:b/>
          <w:u w:val="single"/>
        </w:rPr>
      </w:pPr>
    </w:p>
    <w:p w:rsidR="00413EAF" w:rsidRDefault="00413EAF" w:rsidP="00413EAF">
      <w:pPr>
        <w:spacing w:line="240" w:lineRule="atLeast"/>
        <w:rPr>
          <w:b/>
          <w:u w:val="single"/>
        </w:rPr>
      </w:pPr>
    </w:p>
    <w:p w:rsidR="00413EAF" w:rsidRDefault="00413EAF" w:rsidP="00413EAF">
      <w:pPr>
        <w:spacing w:line="240" w:lineRule="atLeast"/>
        <w:jc w:val="center"/>
        <w:rPr>
          <w:b/>
          <w:u w:val="single"/>
        </w:rPr>
      </w:pPr>
    </w:p>
    <w:p w:rsidR="00413EAF" w:rsidRDefault="00413EAF" w:rsidP="00413EAF">
      <w:pPr>
        <w:spacing w:line="240" w:lineRule="atLeast"/>
        <w:jc w:val="center"/>
        <w:rPr>
          <w:b/>
          <w:u w:val="single"/>
        </w:rPr>
      </w:pPr>
    </w:p>
    <w:p w:rsidR="00413EAF" w:rsidRDefault="00413EAF" w:rsidP="00413EAF">
      <w:pPr>
        <w:spacing w:line="240" w:lineRule="atLeast"/>
        <w:jc w:val="right"/>
        <w:outlineLvl w:val="0"/>
        <w:rPr>
          <w:rFonts w:ascii="Arial" w:hAnsi="Arial"/>
          <w:b/>
          <w:sz w:val="28"/>
        </w:rPr>
      </w:pPr>
    </w:p>
    <w:p w:rsidR="00413EAF" w:rsidRDefault="00413EAF" w:rsidP="00413EAF">
      <w:pPr>
        <w:spacing w:line="240" w:lineRule="atLeast"/>
        <w:jc w:val="right"/>
        <w:outlineLvl w:val="0"/>
        <w:rPr>
          <w:rFonts w:ascii="Arial" w:hAnsi="Arial"/>
          <w:b/>
          <w:sz w:val="36"/>
          <w:szCs w:val="36"/>
        </w:rPr>
      </w:pPr>
    </w:p>
    <w:p w:rsidR="00413EAF" w:rsidRPr="00840751" w:rsidRDefault="00413EAF" w:rsidP="00413EAF">
      <w:pPr>
        <w:spacing w:line="240" w:lineRule="atLeast"/>
        <w:jc w:val="right"/>
        <w:outlineLvl w:val="0"/>
        <w:rPr>
          <w:rFonts w:ascii="Arial" w:hAnsi="Arial"/>
          <w:b/>
          <w:sz w:val="36"/>
          <w:szCs w:val="36"/>
        </w:rPr>
      </w:pPr>
      <w:r>
        <w:rPr>
          <w:rFonts w:ascii="Arial" w:hAnsi="Arial"/>
          <w:b/>
          <w:sz w:val="36"/>
          <w:szCs w:val="36"/>
        </w:rPr>
        <w:t xml:space="preserve">Specification </w:t>
      </w:r>
    </w:p>
    <w:p w:rsidR="00413EAF" w:rsidRPr="00840751" w:rsidRDefault="00413EAF" w:rsidP="00413EAF">
      <w:pPr>
        <w:spacing w:line="240" w:lineRule="atLeast"/>
        <w:jc w:val="right"/>
        <w:rPr>
          <w:rFonts w:ascii="Arial" w:hAnsi="Arial"/>
          <w:b/>
          <w:sz w:val="36"/>
          <w:szCs w:val="36"/>
        </w:rPr>
      </w:pPr>
      <w:r>
        <w:rPr>
          <w:rFonts w:ascii="Arial" w:hAnsi="Arial"/>
          <w:b/>
          <w:sz w:val="36"/>
          <w:szCs w:val="36"/>
        </w:rPr>
        <w:t>for</w:t>
      </w:r>
    </w:p>
    <w:p w:rsidR="00413EAF" w:rsidRPr="000523DC" w:rsidRDefault="00413EAF" w:rsidP="00413EAF">
      <w:pPr>
        <w:pStyle w:val="Title"/>
        <w:jc w:val="right"/>
        <w:rPr>
          <w:rFonts w:ascii="Arial" w:hAnsi="Arial" w:cs="Arial"/>
          <w:u w:val="single"/>
        </w:rPr>
      </w:pPr>
      <w:fldSimple w:instr=" TITLE  &quot;Wait Stat Monitoring of Queries&quot;  \* MERGEFORMAT ">
        <w:bookmarkStart w:id="0" w:name="_Toc257024098"/>
        <w:r>
          <w:rPr>
            <w:rFonts w:ascii="Arial" w:hAnsi="Arial" w:cs="Arial"/>
          </w:rPr>
          <w:t>Wait Stat Monitoring of Queries</w:t>
        </w:r>
        <w:bookmarkEnd w:id="0"/>
      </w:fldSimple>
    </w:p>
    <w:p w:rsidR="00413EAF" w:rsidRDefault="00413EAF" w:rsidP="00413EAF">
      <w:pPr>
        <w:spacing w:line="240" w:lineRule="atLeast"/>
        <w:jc w:val="right"/>
        <w:rPr>
          <w:b/>
          <w:u w:val="single"/>
        </w:rPr>
      </w:pPr>
    </w:p>
    <w:p w:rsidR="00413EAF" w:rsidRPr="000523DC" w:rsidRDefault="00413EAF" w:rsidP="00413EAF">
      <w:pPr>
        <w:pStyle w:val="Subtitle"/>
        <w:jc w:val="right"/>
        <w:rPr>
          <w:rFonts w:ascii="Arial" w:hAnsi="Arial" w:cs="Arial"/>
          <w:b/>
        </w:rPr>
      </w:pPr>
      <w:fldSimple w:instr=" AUTHOR  &quot;Kurt Goolsbee&quot;  \* MERGEFORMAT ">
        <w:bookmarkStart w:id="1" w:name="_Toc257024099"/>
        <w:r w:rsidRPr="000523DC">
          <w:rPr>
            <w:rFonts w:ascii="Arial" w:hAnsi="Arial" w:cs="Arial"/>
            <w:noProof/>
          </w:rPr>
          <w:t>Kurt Goolsbee</w:t>
        </w:r>
      </w:fldSimple>
      <w:r>
        <w:br/>
        <w:t>Modified by Vicky Harp</w:t>
      </w:r>
      <w:bookmarkEnd w:id="1"/>
    </w:p>
    <w:p w:rsidR="00413EAF" w:rsidRDefault="00413EAF" w:rsidP="00413EAF">
      <w:pPr>
        <w:spacing w:line="240" w:lineRule="atLeast"/>
        <w:jc w:val="right"/>
        <w:rPr>
          <w:b/>
        </w:rPr>
      </w:pPr>
    </w:p>
    <w:p w:rsidR="00413EAF" w:rsidRDefault="00413EAF" w:rsidP="00413EAF">
      <w:pPr>
        <w:spacing w:line="240" w:lineRule="atLeast"/>
        <w:jc w:val="right"/>
        <w:rPr>
          <w:b/>
        </w:rPr>
      </w:pPr>
      <w:r>
        <w:rPr>
          <w:rFonts w:ascii="Arial" w:hAnsi="Arial"/>
          <w:b/>
        </w:rPr>
        <w:fldChar w:fldCharType="begin"/>
      </w:r>
      <w:r>
        <w:rPr>
          <w:rFonts w:ascii="Arial" w:hAnsi="Arial"/>
          <w:b/>
        </w:rPr>
        <w:instrText xml:space="preserve"> CREATEDATE \@ "M/d/yy" \* MERGEFORMAT </w:instrText>
      </w:r>
      <w:r>
        <w:rPr>
          <w:rFonts w:ascii="Arial" w:hAnsi="Arial"/>
          <w:b/>
        </w:rPr>
        <w:fldChar w:fldCharType="separate"/>
      </w:r>
      <w:r>
        <w:rPr>
          <w:rFonts w:ascii="Arial" w:hAnsi="Arial"/>
          <w:b/>
          <w:noProof/>
        </w:rPr>
        <w:t>3/5/10</w:t>
      </w:r>
      <w:r>
        <w:rPr>
          <w:rFonts w:ascii="Arial" w:hAnsi="Arial"/>
          <w:b/>
        </w:rPr>
        <w:fldChar w:fldCharType="end"/>
      </w:r>
    </w:p>
    <w:p w:rsidR="00413EAF" w:rsidRDefault="00413EAF" w:rsidP="00413EAF">
      <w:pPr>
        <w:spacing w:line="240" w:lineRule="atLeast"/>
        <w:jc w:val="center"/>
        <w:rPr>
          <w:b/>
        </w:rPr>
      </w:pPr>
    </w:p>
    <w:p w:rsidR="00413EAF" w:rsidRDefault="00413EAF" w:rsidP="00413EAF">
      <w:pPr>
        <w:spacing w:line="240" w:lineRule="atLeast"/>
        <w:jc w:val="center"/>
        <w:rPr>
          <w:b/>
        </w:rPr>
      </w:pPr>
      <w:r>
        <w:rPr>
          <w:noProof/>
        </w:rPr>
        <w:drawing>
          <wp:inline distT="0" distB="0" distL="0" distR="0">
            <wp:extent cx="1733550" cy="628650"/>
            <wp:effectExtent l="19050" t="0" r="0" b="0"/>
            <wp:docPr id="4" name="Picture 1" descr="Ider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raLogo"/>
                    <pic:cNvPicPr>
                      <a:picLocks noChangeAspect="1" noChangeArrowheads="1"/>
                    </pic:cNvPicPr>
                  </pic:nvPicPr>
                  <pic:blipFill>
                    <a:blip r:embed="rId12" cstate="print"/>
                    <a:srcRect/>
                    <a:stretch>
                      <a:fillRect/>
                    </a:stretch>
                  </pic:blipFill>
                  <pic:spPr bwMode="auto">
                    <a:xfrm>
                      <a:off x="0" y="0"/>
                      <a:ext cx="1733550" cy="628650"/>
                    </a:xfrm>
                    <a:prstGeom prst="rect">
                      <a:avLst/>
                    </a:prstGeom>
                    <a:noFill/>
                    <a:ln w="9525">
                      <a:noFill/>
                      <a:miter lim="800000"/>
                      <a:headEnd/>
                      <a:tailEnd/>
                    </a:ln>
                  </pic:spPr>
                </pic:pic>
              </a:graphicData>
            </a:graphic>
          </wp:inline>
        </w:drawing>
      </w:r>
    </w:p>
    <w:p w:rsidR="00413EAF" w:rsidRDefault="00413EAF" w:rsidP="00413EAF">
      <w:pPr>
        <w:spacing w:line="240" w:lineRule="atLeast"/>
        <w:jc w:val="center"/>
        <w:rPr>
          <w:b/>
        </w:rPr>
      </w:pPr>
    </w:p>
    <w:p w:rsidR="00413EAF" w:rsidRDefault="00413EAF" w:rsidP="00413EAF">
      <w:pPr>
        <w:jc w:val="center"/>
        <w:rPr>
          <w:rFonts w:ascii="Arial" w:hAnsi="Arial"/>
        </w:rPr>
      </w:pPr>
      <w:r>
        <w:rPr>
          <w:rFonts w:ascii="Arial" w:hAnsi="Arial"/>
        </w:rPr>
        <w:t>Proprietary and Confidential to BBS Technologies, Inc.</w:t>
      </w:r>
    </w:p>
    <w:p w:rsidR="00413EAF" w:rsidRDefault="00413EAF" w:rsidP="00413EAF">
      <w:pPr>
        <w:spacing w:line="240" w:lineRule="atLeast"/>
        <w:jc w:val="center"/>
        <w:rPr>
          <w:b/>
        </w:rPr>
      </w:pPr>
    </w:p>
    <w:p w:rsidR="00413EAF" w:rsidRDefault="00413EAF" w:rsidP="00413EAF">
      <w:pPr>
        <w:spacing w:line="240" w:lineRule="atLeast"/>
        <w:jc w:val="center"/>
        <w:rPr>
          <w:b/>
        </w:rPr>
        <w:sectPr w:rsidR="00413EAF">
          <w:footerReference w:type="default" r:id="rId13"/>
          <w:pgSz w:w="12240" w:h="15840" w:code="1"/>
          <w:pgMar w:top="1440" w:right="1440" w:bottom="1440" w:left="1440" w:header="720" w:footer="720" w:gutter="0"/>
          <w:pgNumType w:fmt="lowerRoman"/>
          <w:cols w:space="720"/>
        </w:sectPr>
      </w:pPr>
      <w:r>
        <w:rPr>
          <w:b/>
        </w:rPr>
        <w:t>© 2010 BBS Technologies, Inc.; all rights reserved.</w:t>
      </w:r>
    </w:p>
    <w:p w:rsidR="00413EAF" w:rsidRDefault="00413EAF" w:rsidP="00413EAF">
      <w:pPr>
        <w:pStyle w:val="Heading1"/>
      </w:pPr>
      <w:bookmarkStart w:id="2" w:name="_Toc257024100"/>
      <w:r>
        <w:lastRenderedPageBreak/>
        <w:t>Revision history:</w:t>
      </w:r>
      <w:bookmarkEnd w:id="2"/>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0BF"/>
      </w:tblPr>
      <w:tblGrid>
        <w:gridCol w:w="1818"/>
        <w:gridCol w:w="1800"/>
        <w:gridCol w:w="5310"/>
      </w:tblGrid>
      <w:tr w:rsidR="00413EAF" w:rsidTr="00513CB5">
        <w:trPr>
          <w:trHeight w:val="300"/>
        </w:trPr>
        <w:tc>
          <w:tcPr>
            <w:tcW w:w="1818" w:type="dxa"/>
            <w:shd w:val="solid" w:color="000080" w:fill="FFFFFF"/>
          </w:tcPr>
          <w:p w:rsidR="00413EAF" w:rsidRDefault="00413EAF" w:rsidP="00513CB5">
            <w:pPr>
              <w:spacing w:line="240" w:lineRule="atLeast"/>
              <w:rPr>
                <w:b/>
                <w:color w:val="FFFFFF"/>
              </w:rPr>
            </w:pPr>
            <w:r>
              <w:rPr>
                <w:b/>
                <w:color w:val="FFFFFF"/>
              </w:rPr>
              <w:t>When?</w:t>
            </w:r>
          </w:p>
        </w:tc>
        <w:tc>
          <w:tcPr>
            <w:tcW w:w="1800" w:type="dxa"/>
            <w:shd w:val="solid" w:color="000080" w:fill="FFFFFF"/>
          </w:tcPr>
          <w:p w:rsidR="00413EAF" w:rsidRDefault="00413EAF" w:rsidP="00513CB5">
            <w:pPr>
              <w:spacing w:line="240" w:lineRule="atLeast"/>
              <w:rPr>
                <w:b/>
                <w:color w:val="FFFFFF"/>
              </w:rPr>
            </w:pPr>
            <w:r>
              <w:rPr>
                <w:b/>
                <w:color w:val="FFFFFF"/>
              </w:rPr>
              <w:t>Who?</w:t>
            </w:r>
          </w:p>
        </w:tc>
        <w:tc>
          <w:tcPr>
            <w:tcW w:w="5310" w:type="dxa"/>
            <w:shd w:val="solid" w:color="000080" w:fill="FFFFFF"/>
          </w:tcPr>
          <w:p w:rsidR="00413EAF" w:rsidRDefault="00413EAF" w:rsidP="00513CB5">
            <w:pPr>
              <w:spacing w:line="240" w:lineRule="atLeast"/>
              <w:rPr>
                <w:b/>
                <w:color w:val="FFFFFF"/>
              </w:rPr>
            </w:pPr>
            <w:r>
              <w:rPr>
                <w:b/>
                <w:color w:val="FFFFFF"/>
              </w:rPr>
              <w:t>What?</w:t>
            </w:r>
          </w:p>
        </w:tc>
      </w:tr>
      <w:tr w:rsidR="00413EAF" w:rsidTr="00513CB5">
        <w:tc>
          <w:tcPr>
            <w:tcW w:w="1818" w:type="dxa"/>
          </w:tcPr>
          <w:p w:rsidR="00413EAF" w:rsidRDefault="00413EAF" w:rsidP="00513CB5">
            <w:pPr>
              <w:spacing w:line="240" w:lineRule="atLeast"/>
            </w:pPr>
            <w:r>
              <w:t>2/22/2010</w:t>
            </w:r>
          </w:p>
        </w:tc>
        <w:tc>
          <w:tcPr>
            <w:tcW w:w="1800" w:type="dxa"/>
          </w:tcPr>
          <w:p w:rsidR="00413EAF" w:rsidRDefault="00413EAF" w:rsidP="00513CB5">
            <w:pPr>
              <w:spacing w:line="240" w:lineRule="atLeast"/>
            </w:pPr>
            <w:r>
              <w:t>Kurt</w:t>
            </w:r>
          </w:p>
        </w:tc>
        <w:tc>
          <w:tcPr>
            <w:tcW w:w="5310" w:type="dxa"/>
          </w:tcPr>
          <w:p w:rsidR="00413EAF" w:rsidRDefault="00413EAF" w:rsidP="00513CB5">
            <w:pPr>
              <w:spacing w:line="240" w:lineRule="atLeast"/>
            </w:pPr>
            <w:r>
              <w:t>First Draft</w:t>
            </w:r>
          </w:p>
        </w:tc>
      </w:tr>
      <w:tr w:rsidR="00413EAF" w:rsidTr="00513CB5">
        <w:tc>
          <w:tcPr>
            <w:tcW w:w="1818" w:type="dxa"/>
          </w:tcPr>
          <w:p w:rsidR="00413EAF" w:rsidRDefault="00413EAF" w:rsidP="00513CB5">
            <w:pPr>
              <w:spacing w:line="240" w:lineRule="atLeast"/>
            </w:pPr>
            <w:r>
              <w:t>3/5/2010</w:t>
            </w:r>
          </w:p>
        </w:tc>
        <w:tc>
          <w:tcPr>
            <w:tcW w:w="1800" w:type="dxa"/>
          </w:tcPr>
          <w:p w:rsidR="00413EAF" w:rsidRDefault="00413EAF" w:rsidP="00513CB5">
            <w:pPr>
              <w:spacing w:line="240" w:lineRule="atLeast"/>
            </w:pPr>
            <w:r>
              <w:t>Kurt</w:t>
            </w:r>
          </w:p>
        </w:tc>
        <w:tc>
          <w:tcPr>
            <w:tcW w:w="5310" w:type="dxa"/>
          </w:tcPr>
          <w:p w:rsidR="00413EAF" w:rsidRDefault="00413EAF" w:rsidP="00513CB5">
            <w:pPr>
              <w:spacing w:line="240" w:lineRule="atLeast"/>
            </w:pPr>
            <w:r>
              <w:t>Final</w:t>
            </w:r>
          </w:p>
        </w:tc>
      </w:tr>
      <w:tr w:rsidR="00413EAF" w:rsidTr="00513CB5">
        <w:tc>
          <w:tcPr>
            <w:tcW w:w="1818" w:type="dxa"/>
          </w:tcPr>
          <w:p w:rsidR="00413EAF" w:rsidRDefault="00413EAF" w:rsidP="00513CB5">
            <w:pPr>
              <w:spacing w:line="240" w:lineRule="atLeast"/>
            </w:pPr>
            <w:r>
              <w:t>3/22/2010</w:t>
            </w:r>
          </w:p>
        </w:tc>
        <w:tc>
          <w:tcPr>
            <w:tcW w:w="1800" w:type="dxa"/>
          </w:tcPr>
          <w:p w:rsidR="00413EAF" w:rsidRDefault="00413EAF" w:rsidP="00513CB5">
            <w:pPr>
              <w:spacing w:line="240" w:lineRule="atLeast"/>
            </w:pPr>
            <w:r>
              <w:t>Vicky</w:t>
            </w:r>
          </w:p>
        </w:tc>
        <w:tc>
          <w:tcPr>
            <w:tcW w:w="5310" w:type="dxa"/>
          </w:tcPr>
          <w:p w:rsidR="00413EAF" w:rsidRDefault="00413EAF" w:rsidP="00513CB5">
            <w:pPr>
              <w:spacing w:line="240" w:lineRule="atLeast"/>
            </w:pPr>
            <w:r>
              <w:t>Updated to add history data</w:t>
            </w:r>
          </w:p>
        </w:tc>
      </w:tr>
      <w:tr w:rsidR="00413EAF" w:rsidTr="00513CB5">
        <w:tc>
          <w:tcPr>
            <w:tcW w:w="1818" w:type="dxa"/>
          </w:tcPr>
          <w:p w:rsidR="00413EAF" w:rsidRDefault="00413EAF" w:rsidP="00513CB5">
            <w:pPr>
              <w:spacing w:line="240" w:lineRule="atLeast"/>
            </w:pPr>
            <w:r>
              <w:t>5/12/2010</w:t>
            </w:r>
          </w:p>
        </w:tc>
        <w:tc>
          <w:tcPr>
            <w:tcW w:w="1800" w:type="dxa"/>
          </w:tcPr>
          <w:p w:rsidR="00413EAF" w:rsidRDefault="00413EAF" w:rsidP="00513CB5">
            <w:pPr>
              <w:spacing w:line="240" w:lineRule="atLeast"/>
            </w:pPr>
            <w:r>
              <w:t>Vicky</w:t>
            </w:r>
          </w:p>
        </w:tc>
        <w:tc>
          <w:tcPr>
            <w:tcW w:w="5310" w:type="dxa"/>
          </w:tcPr>
          <w:p w:rsidR="00413EAF" w:rsidRDefault="00413EAF" w:rsidP="00513CB5">
            <w:pPr>
              <w:spacing w:line="240" w:lineRule="atLeast"/>
            </w:pPr>
            <w:r>
              <w:t>Added Appendix 1</w:t>
            </w:r>
          </w:p>
        </w:tc>
      </w:tr>
    </w:tbl>
    <w:p w:rsidR="00413EAF" w:rsidRDefault="00413EAF" w:rsidP="00413EAF">
      <w:pPr>
        <w:spacing w:line="240" w:lineRule="atLeast"/>
      </w:pPr>
    </w:p>
    <w:p w:rsidR="00413EAF" w:rsidRDefault="00413EAF" w:rsidP="00413EAF">
      <w:pPr>
        <w:spacing w:line="240" w:lineRule="atLeast"/>
        <w:jc w:val="center"/>
      </w:pPr>
    </w:p>
    <w:p w:rsidR="00413EAF" w:rsidRDefault="00413EAF" w:rsidP="00413EAF">
      <w:pPr>
        <w:pStyle w:val="Heading1"/>
      </w:pPr>
      <w:r>
        <w:br w:type="page"/>
      </w:r>
      <w:bookmarkStart w:id="3" w:name="_Toc360430684"/>
      <w:bookmarkStart w:id="4" w:name="_Toc360430776"/>
      <w:bookmarkStart w:id="5" w:name="_Toc375126851"/>
      <w:bookmarkStart w:id="6" w:name="_Toc375126885"/>
      <w:bookmarkStart w:id="7" w:name="_Toc375126910"/>
      <w:bookmarkStart w:id="8" w:name="_Toc381264533"/>
      <w:bookmarkStart w:id="9" w:name="_Toc257024101"/>
      <w:bookmarkStart w:id="10" w:name="_Toc360430685"/>
      <w:bookmarkStart w:id="11" w:name="_Toc360430777"/>
      <w:bookmarkStart w:id="12" w:name="_Toc360431033"/>
      <w:bookmarkStart w:id="13" w:name="_Toc360431497"/>
      <w:bookmarkStart w:id="14" w:name="_Toc360431909"/>
      <w:bookmarkEnd w:id="3"/>
      <w:bookmarkEnd w:id="4"/>
      <w:bookmarkEnd w:id="5"/>
      <w:bookmarkEnd w:id="6"/>
      <w:bookmarkEnd w:id="7"/>
      <w:r>
        <w:lastRenderedPageBreak/>
        <w:t>Table of Contents</w:t>
      </w:r>
      <w:bookmarkEnd w:id="8"/>
      <w:bookmarkEnd w:id="9"/>
    </w:p>
    <w:p w:rsidR="00413EAF" w:rsidRDefault="00413EAF" w:rsidP="00413EAF">
      <w:pPr>
        <w:pStyle w:val="TOC1"/>
        <w:rPr>
          <w:rFonts w:asciiTheme="minorHAnsi" w:eastAsiaTheme="minorEastAsia" w:hAnsiTheme="minorHAnsi" w:cstheme="minorBidi"/>
          <w:b w:val="0"/>
          <w:caps w:val="0"/>
          <w:noProof/>
          <w:sz w:val="22"/>
          <w:szCs w:val="22"/>
        </w:rPr>
      </w:pPr>
      <w:r w:rsidRPr="00FE45E8">
        <w:fldChar w:fldCharType="begin"/>
      </w:r>
      <w:r>
        <w:instrText xml:space="preserve"> TOC \o "1-3" </w:instrText>
      </w:r>
      <w:r w:rsidRPr="00FE45E8">
        <w:fldChar w:fldCharType="separate"/>
      </w:r>
      <w:r w:rsidRPr="006372D8">
        <w:rPr>
          <w:rFonts w:ascii="Arial" w:hAnsi="Arial" w:cs="Arial"/>
          <w:noProof/>
        </w:rPr>
        <w:t>Wait Stat Monitoring of Queries</w:t>
      </w:r>
      <w:r>
        <w:rPr>
          <w:noProof/>
        </w:rPr>
        <w:tab/>
      </w:r>
      <w:r>
        <w:rPr>
          <w:noProof/>
        </w:rPr>
        <w:fldChar w:fldCharType="begin"/>
      </w:r>
      <w:r>
        <w:rPr>
          <w:noProof/>
        </w:rPr>
        <w:instrText xml:space="preserve"> PAGEREF _Toc257024098 \h </w:instrText>
      </w:r>
      <w:r>
        <w:rPr>
          <w:noProof/>
        </w:rPr>
      </w:r>
      <w:r>
        <w:rPr>
          <w:noProof/>
        </w:rPr>
        <w:fldChar w:fldCharType="separate"/>
      </w:r>
      <w:r>
        <w:rPr>
          <w:noProof/>
        </w:rPr>
        <w:t>i</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sidRPr="006372D8">
        <w:rPr>
          <w:rFonts w:ascii="Arial" w:hAnsi="Arial" w:cs="Arial"/>
          <w:noProof/>
        </w:rPr>
        <w:t>Kurt Goolsbee</w:t>
      </w:r>
      <w:r>
        <w:rPr>
          <w:noProof/>
        </w:rPr>
        <w:t xml:space="preserve"> Modified by Vicky Harp</w:t>
      </w:r>
      <w:r>
        <w:rPr>
          <w:noProof/>
        </w:rPr>
        <w:tab/>
      </w:r>
      <w:r>
        <w:rPr>
          <w:noProof/>
        </w:rPr>
        <w:fldChar w:fldCharType="begin"/>
      </w:r>
      <w:r>
        <w:rPr>
          <w:noProof/>
        </w:rPr>
        <w:instrText xml:space="preserve"> PAGEREF _Toc257024099 \h </w:instrText>
      </w:r>
      <w:r>
        <w:rPr>
          <w:noProof/>
        </w:rPr>
      </w:r>
      <w:r>
        <w:rPr>
          <w:noProof/>
        </w:rPr>
        <w:fldChar w:fldCharType="separate"/>
      </w:r>
      <w:r>
        <w:rPr>
          <w:noProof/>
        </w:rPr>
        <w:t>i</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1. Revision history:</w:t>
      </w:r>
      <w:r>
        <w:rPr>
          <w:noProof/>
        </w:rPr>
        <w:tab/>
      </w:r>
      <w:r>
        <w:rPr>
          <w:noProof/>
        </w:rPr>
        <w:fldChar w:fldCharType="begin"/>
      </w:r>
      <w:r>
        <w:rPr>
          <w:noProof/>
        </w:rPr>
        <w:instrText xml:space="preserve"> PAGEREF _Toc257024100 \h </w:instrText>
      </w:r>
      <w:r>
        <w:rPr>
          <w:noProof/>
        </w:rPr>
      </w:r>
      <w:r>
        <w:rPr>
          <w:noProof/>
        </w:rPr>
        <w:fldChar w:fldCharType="separate"/>
      </w:r>
      <w:r>
        <w:rPr>
          <w:noProof/>
        </w:rPr>
        <w:t>ii</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2. Table of Contents</w:t>
      </w:r>
      <w:r>
        <w:rPr>
          <w:noProof/>
        </w:rPr>
        <w:tab/>
      </w:r>
      <w:r>
        <w:rPr>
          <w:noProof/>
        </w:rPr>
        <w:fldChar w:fldCharType="begin"/>
      </w:r>
      <w:r>
        <w:rPr>
          <w:noProof/>
        </w:rPr>
        <w:instrText xml:space="preserve"> PAGEREF _Toc257024101 \h </w:instrText>
      </w:r>
      <w:r>
        <w:rPr>
          <w:noProof/>
        </w:rPr>
      </w:r>
      <w:r>
        <w:rPr>
          <w:noProof/>
        </w:rPr>
        <w:fldChar w:fldCharType="separate"/>
      </w:r>
      <w:r>
        <w:rPr>
          <w:noProof/>
        </w:rPr>
        <w:t>iii</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3. Requirements</w:t>
      </w:r>
      <w:r>
        <w:rPr>
          <w:noProof/>
        </w:rPr>
        <w:tab/>
      </w:r>
      <w:r>
        <w:rPr>
          <w:noProof/>
        </w:rPr>
        <w:fldChar w:fldCharType="begin"/>
      </w:r>
      <w:r>
        <w:rPr>
          <w:noProof/>
        </w:rPr>
        <w:instrText xml:space="preserve"> PAGEREF _Toc257024102 \h </w:instrText>
      </w:r>
      <w:r>
        <w:rPr>
          <w:noProof/>
        </w:rPr>
      </w:r>
      <w:r>
        <w:rPr>
          <w:noProof/>
        </w:rPr>
        <w:fldChar w:fldCharType="separate"/>
      </w:r>
      <w:r>
        <w:rPr>
          <w:noProof/>
        </w:rPr>
        <w:t>4</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3.1. Overview/Purpose</w:t>
      </w:r>
      <w:r>
        <w:rPr>
          <w:noProof/>
        </w:rPr>
        <w:tab/>
      </w:r>
      <w:r>
        <w:rPr>
          <w:noProof/>
        </w:rPr>
        <w:fldChar w:fldCharType="begin"/>
      </w:r>
      <w:r>
        <w:rPr>
          <w:noProof/>
        </w:rPr>
        <w:instrText xml:space="preserve"> PAGEREF _Toc257024103 \h </w:instrText>
      </w:r>
      <w:r>
        <w:rPr>
          <w:noProof/>
        </w:rPr>
      </w:r>
      <w:r>
        <w:rPr>
          <w:noProof/>
        </w:rPr>
        <w:fldChar w:fldCharType="separate"/>
      </w:r>
      <w:r>
        <w:rPr>
          <w:noProof/>
        </w:rPr>
        <w:t>4</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3.1.1. Related Customer Requests</w:t>
      </w:r>
      <w:r>
        <w:rPr>
          <w:noProof/>
        </w:rPr>
        <w:tab/>
      </w:r>
      <w:r>
        <w:rPr>
          <w:noProof/>
        </w:rPr>
        <w:fldChar w:fldCharType="begin"/>
      </w:r>
      <w:r>
        <w:rPr>
          <w:noProof/>
        </w:rPr>
        <w:instrText xml:space="preserve"> PAGEREF _Toc257024104 \h </w:instrText>
      </w:r>
      <w:r>
        <w:rPr>
          <w:noProof/>
        </w:rPr>
      </w:r>
      <w:r>
        <w:rPr>
          <w:noProof/>
        </w:rPr>
        <w:fldChar w:fldCharType="separate"/>
      </w:r>
      <w:r>
        <w:rPr>
          <w:noProof/>
        </w:rPr>
        <w:t>4</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3.2. Target Users</w:t>
      </w:r>
      <w:r>
        <w:rPr>
          <w:noProof/>
        </w:rPr>
        <w:tab/>
      </w:r>
      <w:r>
        <w:rPr>
          <w:noProof/>
        </w:rPr>
        <w:fldChar w:fldCharType="begin"/>
      </w:r>
      <w:r>
        <w:rPr>
          <w:noProof/>
        </w:rPr>
        <w:instrText xml:space="preserve"> PAGEREF _Toc257024105 \h </w:instrText>
      </w:r>
      <w:r>
        <w:rPr>
          <w:noProof/>
        </w:rPr>
      </w:r>
      <w:r>
        <w:rPr>
          <w:noProof/>
        </w:rPr>
        <w:fldChar w:fldCharType="separate"/>
      </w:r>
      <w:r>
        <w:rPr>
          <w:noProof/>
        </w:rPr>
        <w:t>4</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3.3. Feature/Function Market Requirements</w:t>
      </w:r>
      <w:r>
        <w:rPr>
          <w:noProof/>
        </w:rPr>
        <w:tab/>
      </w:r>
      <w:r>
        <w:rPr>
          <w:noProof/>
        </w:rPr>
        <w:fldChar w:fldCharType="begin"/>
      </w:r>
      <w:r>
        <w:rPr>
          <w:noProof/>
        </w:rPr>
        <w:instrText xml:space="preserve"> PAGEREF _Toc257024106 \h </w:instrText>
      </w:r>
      <w:r>
        <w:rPr>
          <w:noProof/>
        </w:rPr>
      </w:r>
      <w:r>
        <w:rPr>
          <w:noProof/>
        </w:rPr>
        <w:fldChar w:fldCharType="separate"/>
      </w:r>
      <w:r>
        <w:rPr>
          <w:noProof/>
        </w:rPr>
        <w:t>4</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3.3.1. Required Functions</w:t>
      </w:r>
      <w:r>
        <w:rPr>
          <w:noProof/>
        </w:rPr>
        <w:tab/>
      </w:r>
      <w:r>
        <w:rPr>
          <w:noProof/>
        </w:rPr>
        <w:fldChar w:fldCharType="begin"/>
      </w:r>
      <w:r>
        <w:rPr>
          <w:noProof/>
        </w:rPr>
        <w:instrText xml:space="preserve"> PAGEREF _Toc257024107 \h </w:instrText>
      </w:r>
      <w:r>
        <w:rPr>
          <w:noProof/>
        </w:rPr>
      </w:r>
      <w:r>
        <w:rPr>
          <w:noProof/>
        </w:rPr>
        <w:fldChar w:fldCharType="separate"/>
      </w:r>
      <w:r>
        <w:rPr>
          <w:noProof/>
        </w:rPr>
        <w:t>4</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3.4. FAQ</w:t>
      </w:r>
      <w:r>
        <w:rPr>
          <w:noProof/>
        </w:rPr>
        <w:tab/>
      </w:r>
      <w:r>
        <w:rPr>
          <w:noProof/>
        </w:rPr>
        <w:fldChar w:fldCharType="begin"/>
      </w:r>
      <w:r>
        <w:rPr>
          <w:noProof/>
        </w:rPr>
        <w:instrText xml:space="preserve"> PAGEREF _Toc257024108 \h </w:instrText>
      </w:r>
      <w:r>
        <w:rPr>
          <w:noProof/>
        </w:rPr>
      </w:r>
      <w:r>
        <w:rPr>
          <w:noProof/>
        </w:rPr>
        <w:fldChar w:fldCharType="separate"/>
      </w:r>
      <w:r>
        <w:rPr>
          <w:noProof/>
        </w:rPr>
        <w:t>4</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3.5. Open Issues</w:t>
      </w:r>
      <w:r>
        <w:rPr>
          <w:noProof/>
        </w:rPr>
        <w:tab/>
      </w:r>
      <w:r>
        <w:rPr>
          <w:noProof/>
        </w:rPr>
        <w:fldChar w:fldCharType="begin"/>
      </w:r>
      <w:r>
        <w:rPr>
          <w:noProof/>
        </w:rPr>
        <w:instrText xml:space="preserve"> PAGEREF _Toc257024109 \h </w:instrText>
      </w:r>
      <w:r>
        <w:rPr>
          <w:noProof/>
        </w:rPr>
      </w:r>
      <w:r>
        <w:rPr>
          <w:noProof/>
        </w:rPr>
        <w:fldChar w:fldCharType="separate"/>
      </w:r>
      <w:r>
        <w:rPr>
          <w:noProof/>
        </w:rPr>
        <w:t>4</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4.</w:t>
      </w:r>
      <w:r>
        <w:rPr>
          <w:noProof/>
        </w:rPr>
        <w:tab/>
      </w:r>
      <w:r>
        <w:rPr>
          <w:noProof/>
        </w:rPr>
        <w:fldChar w:fldCharType="begin"/>
      </w:r>
      <w:r>
        <w:rPr>
          <w:noProof/>
        </w:rPr>
        <w:instrText xml:space="preserve"> PAGEREF _Toc257024110 \h </w:instrText>
      </w:r>
      <w:r>
        <w:rPr>
          <w:noProof/>
        </w:rPr>
      </w:r>
      <w:r>
        <w:rPr>
          <w:noProof/>
        </w:rPr>
        <w:fldChar w:fldCharType="separate"/>
      </w:r>
      <w:r>
        <w:rPr>
          <w:noProof/>
        </w:rPr>
        <w:t>5</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5. Functional Design</w:t>
      </w:r>
      <w:r>
        <w:rPr>
          <w:noProof/>
        </w:rPr>
        <w:tab/>
      </w:r>
      <w:r>
        <w:rPr>
          <w:noProof/>
        </w:rPr>
        <w:fldChar w:fldCharType="begin"/>
      </w:r>
      <w:r>
        <w:rPr>
          <w:noProof/>
        </w:rPr>
        <w:instrText xml:space="preserve"> PAGEREF _Toc257024111 \h </w:instrText>
      </w:r>
      <w:r>
        <w:rPr>
          <w:noProof/>
        </w:rPr>
      </w:r>
      <w:r>
        <w:rPr>
          <w:noProof/>
        </w:rPr>
        <w:fldChar w:fldCharType="separate"/>
      </w:r>
      <w:r>
        <w:rPr>
          <w:noProof/>
        </w:rPr>
        <w:t>5</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5.1. User Interfaces</w:t>
      </w:r>
      <w:r>
        <w:rPr>
          <w:noProof/>
        </w:rPr>
        <w:tab/>
      </w:r>
      <w:r>
        <w:rPr>
          <w:noProof/>
        </w:rPr>
        <w:fldChar w:fldCharType="begin"/>
      </w:r>
      <w:r>
        <w:rPr>
          <w:noProof/>
        </w:rPr>
        <w:instrText xml:space="preserve"> PAGEREF _Toc257024112 \h </w:instrText>
      </w:r>
      <w:r>
        <w:rPr>
          <w:noProof/>
        </w:rPr>
      </w:r>
      <w:r>
        <w:rPr>
          <w:noProof/>
        </w:rPr>
        <w:fldChar w:fldCharType="separate"/>
      </w:r>
      <w:r>
        <w:rPr>
          <w:noProof/>
        </w:rPr>
        <w:t>5</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5.2. Installation and Upgrade</w:t>
      </w:r>
      <w:r>
        <w:rPr>
          <w:noProof/>
        </w:rPr>
        <w:tab/>
      </w:r>
      <w:r>
        <w:rPr>
          <w:noProof/>
        </w:rPr>
        <w:fldChar w:fldCharType="begin"/>
      </w:r>
      <w:r>
        <w:rPr>
          <w:noProof/>
        </w:rPr>
        <w:instrText xml:space="preserve"> PAGEREF _Toc257024113 \h </w:instrText>
      </w:r>
      <w:r>
        <w:rPr>
          <w:noProof/>
        </w:rPr>
      </w:r>
      <w:r>
        <w:rPr>
          <w:noProof/>
        </w:rPr>
        <w:fldChar w:fldCharType="separate"/>
      </w:r>
      <w:r>
        <w:rPr>
          <w:noProof/>
        </w:rPr>
        <w:t>8</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5.3. Permissions and other Required Configuration</w:t>
      </w:r>
      <w:r>
        <w:rPr>
          <w:noProof/>
        </w:rPr>
        <w:tab/>
      </w:r>
      <w:r>
        <w:rPr>
          <w:noProof/>
        </w:rPr>
        <w:fldChar w:fldCharType="begin"/>
      </w:r>
      <w:r>
        <w:rPr>
          <w:noProof/>
        </w:rPr>
        <w:instrText xml:space="preserve"> PAGEREF _Toc257024114 \h </w:instrText>
      </w:r>
      <w:r>
        <w:rPr>
          <w:noProof/>
        </w:rPr>
      </w:r>
      <w:r>
        <w:rPr>
          <w:noProof/>
        </w:rPr>
        <w:fldChar w:fldCharType="separate"/>
      </w:r>
      <w:r>
        <w:rPr>
          <w:noProof/>
        </w:rPr>
        <w:t>8</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5.4. Licensing Issues</w:t>
      </w:r>
      <w:r>
        <w:rPr>
          <w:noProof/>
        </w:rPr>
        <w:tab/>
      </w:r>
      <w:r>
        <w:rPr>
          <w:noProof/>
        </w:rPr>
        <w:fldChar w:fldCharType="begin"/>
      </w:r>
      <w:r>
        <w:rPr>
          <w:noProof/>
        </w:rPr>
        <w:instrText xml:space="preserve"> PAGEREF _Toc257024115 \h </w:instrText>
      </w:r>
      <w:r>
        <w:rPr>
          <w:noProof/>
        </w:rPr>
      </w:r>
      <w:r>
        <w:rPr>
          <w:noProof/>
        </w:rPr>
        <w:fldChar w:fldCharType="separate"/>
      </w:r>
      <w:r>
        <w:rPr>
          <w:noProof/>
        </w:rPr>
        <w:t>8</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5.5. Dependencies</w:t>
      </w:r>
      <w:r>
        <w:rPr>
          <w:noProof/>
        </w:rPr>
        <w:tab/>
      </w:r>
      <w:r>
        <w:rPr>
          <w:noProof/>
        </w:rPr>
        <w:fldChar w:fldCharType="begin"/>
      </w:r>
      <w:r>
        <w:rPr>
          <w:noProof/>
        </w:rPr>
        <w:instrText xml:space="preserve"> PAGEREF _Toc257024116 \h </w:instrText>
      </w:r>
      <w:r>
        <w:rPr>
          <w:noProof/>
        </w:rPr>
      </w:r>
      <w:r>
        <w:rPr>
          <w:noProof/>
        </w:rPr>
        <w:fldChar w:fldCharType="separate"/>
      </w:r>
      <w:r>
        <w:rPr>
          <w:noProof/>
        </w:rPr>
        <w:t>8</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6. Internal Design</w:t>
      </w:r>
      <w:r>
        <w:rPr>
          <w:noProof/>
        </w:rPr>
        <w:tab/>
      </w:r>
      <w:r>
        <w:rPr>
          <w:noProof/>
        </w:rPr>
        <w:fldChar w:fldCharType="begin"/>
      </w:r>
      <w:r>
        <w:rPr>
          <w:noProof/>
        </w:rPr>
        <w:instrText xml:space="preserve"> PAGEREF _Toc257024117 \h </w:instrText>
      </w:r>
      <w:r>
        <w:rPr>
          <w:noProof/>
        </w:rPr>
      </w:r>
      <w:r>
        <w:rPr>
          <w:noProof/>
        </w:rPr>
        <w:fldChar w:fldCharType="separate"/>
      </w:r>
      <w:r>
        <w:rPr>
          <w:noProof/>
        </w:rPr>
        <w:t>8</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6.1. Architecture</w:t>
      </w:r>
      <w:r>
        <w:rPr>
          <w:noProof/>
        </w:rPr>
        <w:tab/>
      </w:r>
      <w:r>
        <w:rPr>
          <w:noProof/>
        </w:rPr>
        <w:fldChar w:fldCharType="begin"/>
      </w:r>
      <w:r>
        <w:rPr>
          <w:noProof/>
        </w:rPr>
        <w:instrText xml:space="preserve"> PAGEREF _Toc257024118 \h </w:instrText>
      </w:r>
      <w:r>
        <w:rPr>
          <w:noProof/>
        </w:rPr>
      </w:r>
      <w:r>
        <w:rPr>
          <w:noProof/>
        </w:rPr>
        <w:fldChar w:fldCharType="separate"/>
      </w:r>
      <w:r>
        <w:rPr>
          <w:noProof/>
        </w:rPr>
        <w:t>8</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6.1.1. Collection Service</w:t>
      </w:r>
      <w:r>
        <w:rPr>
          <w:noProof/>
        </w:rPr>
        <w:tab/>
      </w:r>
      <w:r>
        <w:rPr>
          <w:noProof/>
        </w:rPr>
        <w:fldChar w:fldCharType="begin"/>
      </w:r>
      <w:r>
        <w:rPr>
          <w:noProof/>
        </w:rPr>
        <w:instrText xml:space="preserve"> PAGEREF _Toc257024119 \h </w:instrText>
      </w:r>
      <w:r>
        <w:rPr>
          <w:noProof/>
        </w:rPr>
      </w:r>
      <w:r>
        <w:rPr>
          <w:noProof/>
        </w:rPr>
        <w:fldChar w:fldCharType="separate"/>
      </w:r>
      <w:r>
        <w:rPr>
          <w:noProof/>
        </w:rPr>
        <w:t>8</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6.1.2. Management Service</w:t>
      </w:r>
      <w:r>
        <w:rPr>
          <w:noProof/>
        </w:rPr>
        <w:tab/>
      </w:r>
      <w:r>
        <w:rPr>
          <w:noProof/>
        </w:rPr>
        <w:fldChar w:fldCharType="begin"/>
      </w:r>
      <w:r>
        <w:rPr>
          <w:noProof/>
        </w:rPr>
        <w:instrText xml:space="preserve"> PAGEREF _Toc257024120 \h </w:instrText>
      </w:r>
      <w:r>
        <w:rPr>
          <w:noProof/>
        </w:rPr>
      </w:r>
      <w:r>
        <w:rPr>
          <w:noProof/>
        </w:rPr>
        <w:fldChar w:fldCharType="separate"/>
      </w:r>
      <w:r>
        <w:rPr>
          <w:noProof/>
        </w:rPr>
        <w:t>8</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6.1.3. Desktop Client</w:t>
      </w:r>
      <w:r>
        <w:rPr>
          <w:noProof/>
        </w:rPr>
        <w:tab/>
      </w:r>
      <w:r>
        <w:rPr>
          <w:noProof/>
        </w:rPr>
        <w:fldChar w:fldCharType="begin"/>
      </w:r>
      <w:r>
        <w:rPr>
          <w:noProof/>
        </w:rPr>
        <w:instrText xml:space="preserve"> PAGEREF _Toc257024121 \h </w:instrText>
      </w:r>
      <w:r>
        <w:rPr>
          <w:noProof/>
        </w:rPr>
      </w:r>
      <w:r>
        <w:rPr>
          <w:noProof/>
        </w:rPr>
        <w:fldChar w:fldCharType="separate"/>
      </w:r>
      <w:r>
        <w:rPr>
          <w:noProof/>
        </w:rPr>
        <w:t>8</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6.1.4. Repository</w:t>
      </w:r>
      <w:r>
        <w:rPr>
          <w:noProof/>
        </w:rPr>
        <w:tab/>
      </w:r>
      <w:r>
        <w:rPr>
          <w:noProof/>
        </w:rPr>
        <w:fldChar w:fldCharType="begin"/>
      </w:r>
      <w:r>
        <w:rPr>
          <w:noProof/>
        </w:rPr>
        <w:instrText xml:space="preserve"> PAGEREF _Toc257024122 \h </w:instrText>
      </w:r>
      <w:r>
        <w:rPr>
          <w:noProof/>
        </w:rPr>
      </w:r>
      <w:r>
        <w:rPr>
          <w:noProof/>
        </w:rPr>
        <w:fldChar w:fldCharType="separate"/>
      </w:r>
      <w:r>
        <w:rPr>
          <w:noProof/>
        </w:rPr>
        <w:t>9</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6.2. Installation Issues</w:t>
      </w:r>
      <w:r>
        <w:rPr>
          <w:noProof/>
        </w:rPr>
        <w:tab/>
      </w:r>
      <w:r>
        <w:rPr>
          <w:noProof/>
        </w:rPr>
        <w:fldChar w:fldCharType="begin"/>
      </w:r>
      <w:r>
        <w:rPr>
          <w:noProof/>
        </w:rPr>
        <w:instrText xml:space="preserve"> PAGEREF _Toc257024123 \h </w:instrText>
      </w:r>
      <w:r>
        <w:rPr>
          <w:noProof/>
        </w:rPr>
      </w:r>
      <w:r>
        <w:rPr>
          <w:noProof/>
        </w:rPr>
        <w:fldChar w:fldCharType="separate"/>
      </w:r>
      <w:r>
        <w:rPr>
          <w:noProof/>
        </w:rPr>
        <w:t>9</w:t>
      </w:r>
      <w:r>
        <w:rPr>
          <w:noProof/>
        </w:rPr>
        <w:fldChar w:fldCharType="end"/>
      </w:r>
    </w:p>
    <w:p w:rsidR="00413EAF" w:rsidRDefault="00413EAF" w:rsidP="00413EAF">
      <w:pPr>
        <w:pStyle w:val="TOC2"/>
        <w:rPr>
          <w:rFonts w:asciiTheme="minorHAnsi" w:eastAsiaTheme="minorEastAsia" w:hAnsiTheme="minorHAnsi" w:cstheme="minorBidi"/>
          <w:smallCaps w:val="0"/>
          <w:noProof/>
          <w:sz w:val="22"/>
          <w:szCs w:val="22"/>
        </w:rPr>
      </w:pPr>
      <w:r>
        <w:rPr>
          <w:noProof/>
        </w:rPr>
        <w:t>6.3. Schedule</w:t>
      </w:r>
      <w:r>
        <w:rPr>
          <w:noProof/>
        </w:rPr>
        <w:tab/>
      </w:r>
      <w:r>
        <w:rPr>
          <w:noProof/>
        </w:rPr>
        <w:fldChar w:fldCharType="begin"/>
      </w:r>
      <w:r>
        <w:rPr>
          <w:noProof/>
        </w:rPr>
        <w:instrText xml:space="preserve"> PAGEREF _Toc257024124 \h </w:instrText>
      </w:r>
      <w:r>
        <w:rPr>
          <w:noProof/>
        </w:rPr>
      </w:r>
      <w:r>
        <w:rPr>
          <w:noProof/>
        </w:rPr>
        <w:fldChar w:fldCharType="separate"/>
      </w:r>
      <w:r>
        <w:rPr>
          <w:noProof/>
        </w:rPr>
        <w:t>9</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6.3.1. Work Breakdown and Sizing</w:t>
      </w:r>
      <w:r>
        <w:rPr>
          <w:noProof/>
        </w:rPr>
        <w:tab/>
      </w:r>
      <w:r>
        <w:rPr>
          <w:noProof/>
        </w:rPr>
        <w:fldChar w:fldCharType="begin"/>
      </w:r>
      <w:r>
        <w:rPr>
          <w:noProof/>
        </w:rPr>
        <w:instrText xml:space="preserve"> PAGEREF _Toc257024125 \h </w:instrText>
      </w:r>
      <w:r>
        <w:rPr>
          <w:noProof/>
        </w:rPr>
      </w:r>
      <w:r>
        <w:rPr>
          <w:noProof/>
        </w:rPr>
        <w:fldChar w:fldCharType="separate"/>
      </w:r>
      <w:r>
        <w:rPr>
          <w:noProof/>
        </w:rPr>
        <w:t>9</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6.3.2. Areas of Risk</w:t>
      </w:r>
      <w:r>
        <w:rPr>
          <w:noProof/>
        </w:rPr>
        <w:tab/>
      </w:r>
      <w:r>
        <w:rPr>
          <w:noProof/>
        </w:rPr>
        <w:fldChar w:fldCharType="begin"/>
      </w:r>
      <w:r>
        <w:rPr>
          <w:noProof/>
        </w:rPr>
        <w:instrText xml:space="preserve"> PAGEREF _Toc257024126 \h </w:instrText>
      </w:r>
      <w:r>
        <w:rPr>
          <w:noProof/>
        </w:rPr>
      </w:r>
      <w:r>
        <w:rPr>
          <w:noProof/>
        </w:rPr>
        <w:fldChar w:fldCharType="separate"/>
      </w:r>
      <w:r>
        <w:rPr>
          <w:noProof/>
        </w:rPr>
        <w:t>9</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7. Quality Assurance Considerations</w:t>
      </w:r>
      <w:r>
        <w:rPr>
          <w:noProof/>
        </w:rPr>
        <w:tab/>
      </w:r>
      <w:r>
        <w:rPr>
          <w:noProof/>
        </w:rPr>
        <w:fldChar w:fldCharType="begin"/>
      </w:r>
      <w:r>
        <w:rPr>
          <w:noProof/>
        </w:rPr>
        <w:instrText xml:space="preserve"> PAGEREF _Toc257024127 \h </w:instrText>
      </w:r>
      <w:r>
        <w:rPr>
          <w:noProof/>
        </w:rPr>
      </w:r>
      <w:r>
        <w:rPr>
          <w:noProof/>
        </w:rPr>
        <w:fldChar w:fldCharType="separate"/>
      </w:r>
      <w:r>
        <w:rPr>
          <w:noProof/>
        </w:rPr>
        <w:t>9</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7.1.1. Overview</w:t>
      </w:r>
      <w:r>
        <w:rPr>
          <w:noProof/>
        </w:rPr>
        <w:tab/>
      </w:r>
      <w:r>
        <w:rPr>
          <w:noProof/>
        </w:rPr>
        <w:fldChar w:fldCharType="begin"/>
      </w:r>
      <w:r>
        <w:rPr>
          <w:noProof/>
        </w:rPr>
        <w:instrText xml:space="preserve"> PAGEREF _Toc257024128 \h </w:instrText>
      </w:r>
      <w:r>
        <w:rPr>
          <w:noProof/>
        </w:rPr>
      </w:r>
      <w:r>
        <w:rPr>
          <w:noProof/>
        </w:rPr>
        <w:fldChar w:fldCharType="separate"/>
      </w:r>
      <w:r>
        <w:rPr>
          <w:noProof/>
        </w:rPr>
        <w:t>9</w:t>
      </w:r>
      <w:r>
        <w:rPr>
          <w:noProof/>
        </w:rPr>
        <w:fldChar w:fldCharType="end"/>
      </w:r>
    </w:p>
    <w:p w:rsidR="00413EAF" w:rsidRDefault="00413EAF" w:rsidP="00413EAF">
      <w:pPr>
        <w:pStyle w:val="TOC3"/>
        <w:rPr>
          <w:rFonts w:asciiTheme="minorHAnsi" w:eastAsiaTheme="minorEastAsia" w:hAnsiTheme="minorHAnsi" w:cstheme="minorBidi"/>
          <w:i w:val="0"/>
          <w:noProof/>
          <w:sz w:val="22"/>
          <w:szCs w:val="22"/>
        </w:rPr>
      </w:pPr>
      <w:r>
        <w:rPr>
          <w:noProof/>
        </w:rPr>
        <w:t>7.1.2. Developer-Created Unit Tests</w:t>
      </w:r>
      <w:r>
        <w:rPr>
          <w:noProof/>
        </w:rPr>
        <w:tab/>
      </w:r>
      <w:r>
        <w:rPr>
          <w:noProof/>
        </w:rPr>
        <w:fldChar w:fldCharType="begin"/>
      </w:r>
      <w:r>
        <w:rPr>
          <w:noProof/>
        </w:rPr>
        <w:instrText xml:space="preserve"> PAGEREF _Toc257024129 \h </w:instrText>
      </w:r>
      <w:r>
        <w:rPr>
          <w:noProof/>
        </w:rPr>
      </w:r>
      <w:r>
        <w:rPr>
          <w:noProof/>
        </w:rPr>
        <w:fldChar w:fldCharType="separate"/>
      </w:r>
      <w:r>
        <w:rPr>
          <w:noProof/>
        </w:rPr>
        <w:t>9</w:t>
      </w:r>
      <w:r>
        <w:rPr>
          <w:noProof/>
        </w:rPr>
        <w:fldChar w:fldCharType="end"/>
      </w:r>
    </w:p>
    <w:p w:rsidR="00413EAF" w:rsidRDefault="00413EAF" w:rsidP="00413EAF">
      <w:pPr>
        <w:pStyle w:val="TOC1"/>
        <w:rPr>
          <w:rFonts w:asciiTheme="minorHAnsi" w:eastAsiaTheme="minorEastAsia" w:hAnsiTheme="minorHAnsi" w:cstheme="minorBidi"/>
          <w:b w:val="0"/>
          <w:caps w:val="0"/>
          <w:noProof/>
          <w:sz w:val="22"/>
          <w:szCs w:val="22"/>
        </w:rPr>
      </w:pPr>
      <w:r>
        <w:rPr>
          <w:noProof/>
        </w:rPr>
        <w:t>8. Documentation Consideration</w:t>
      </w:r>
      <w:r>
        <w:rPr>
          <w:noProof/>
        </w:rPr>
        <w:tab/>
      </w:r>
      <w:r>
        <w:rPr>
          <w:noProof/>
        </w:rPr>
        <w:fldChar w:fldCharType="begin"/>
      </w:r>
      <w:r>
        <w:rPr>
          <w:noProof/>
        </w:rPr>
        <w:instrText xml:space="preserve"> PAGEREF _Toc257024130 \h </w:instrText>
      </w:r>
      <w:r>
        <w:rPr>
          <w:noProof/>
        </w:rPr>
      </w:r>
      <w:r>
        <w:rPr>
          <w:noProof/>
        </w:rPr>
        <w:fldChar w:fldCharType="separate"/>
      </w:r>
      <w:r>
        <w:rPr>
          <w:noProof/>
        </w:rPr>
        <w:t>10</w:t>
      </w:r>
      <w:r>
        <w:rPr>
          <w:noProof/>
        </w:rPr>
        <w:fldChar w:fldCharType="end"/>
      </w:r>
    </w:p>
    <w:p w:rsidR="00413EAF" w:rsidRDefault="00413EAF" w:rsidP="00413EAF">
      <w:pPr>
        <w:sectPr w:rsidR="00413EAF">
          <w:pgSz w:w="12240" w:h="15840" w:code="1"/>
          <w:pgMar w:top="1440" w:right="1440" w:bottom="1440" w:left="1440" w:header="720" w:footer="720" w:gutter="0"/>
          <w:pgNumType w:fmt="lowerRoman"/>
          <w:cols w:space="720"/>
        </w:sectPr>
      </w:pPr>
      <w:r>
        <w:fldChar w:fldCharType="end"/>
      </w:r>
    </w:p>
    <w:p w:rsidR="00413EAF" w:rsidRDefault="00413EAF" w:rsidP="00413EAF">
      <w:pPr>
        <w:pStyle w:val="Heading1"/>
      </w:pPr>
      <w:bookmarkStart w:id="15" w:name="_Toc257024102"/>
      <w:bookmarkStart w:id="16" w:name="_Toc360433681"/>
      <w:bookmarkStart w:id="17" w:name="_Toc374866354"/>
      <w:bookmarkStart w:id="18" w:name="_Toc375126852"/>
      <w:bookmarkStart w:id="19" w:name="_Toc375126886"/>
      <w:bookmarkStart w:id="20" w:name="_Toc375126911"/>
      <w:bookmarkStart w:id="21" w:name="_Toc377373037"/>
      <w:bookmarkStart w:id="22" w:name="_Toc378468794"/>
      <w:bookmarkStart w:id="23" w:name="_Toc381264534"/>
      <w:r>
        <w:lastRenderedPageBreak/>
        <w:t>Requirements</w:t>
      </w:r>
      <w:bookmarkEnd w:id="15"/>
    </w:p>
    <w:p w:rsidR="00413EAF" w:rsidRDefault="00413EAF" w:rsidP="00413EAF">
      <w:pPr>
        <w:pStyle w:val="Heading2"/>
      </w:pPr>
      <w:bookmarkStart w:id="24" w:name="_Toc257024103"/>
      <w:r>
        <w:t>Overview/Purpose</w:t>
      </w:r>
      <w:bookmarkEnd w:id="10"/>
      <w:bookmarkEnd w:id="11"/>
      <w:bookmarkEnd w:id="12"/>
      <w:bookmarkEnd w:id="13"/>
      <w:bookmarkEnd w:id="14"/>
      <w:bookmarkEnd w:id="16"/>
      <w:bookmarkEnd w:id="17"/>
      <w:bookmarkEnd w:id="18"/>
      <w:bookmarkEnd w:id="19"/>
      <w:bookmarkEnd w:id="20"/>
      <w:bookmarkEnd w:id="21"/>
      <w:bookmarkEnd w:id="22"/>
      <w:bookmarkEnd w:id="23"/>
      <w:bookmarkEnd w:id="24"/>
    </w:p>
    <w:p w:rsidR="00413EAF" w:rsidRDefault="00413EAF" w:rsidP="00413EAF">
      <w:pPr>
        <w:pStyle w:val="BodyText"/>
      </w:pPr>
      <w:r w:rsidRPr="00CC4736">
        <w:t xml:space="preserve">An analysis of Waits indicates where </w:t>
      </w:r>
      <w:r w:rsidRPr="004C143F">
        <w:t>SQL Server</w:t>
      </w:r>
      <w:r w:rsidRPr="00CC4736">
        <w:t xml:space="preserve"> is </w:t>
      </w:r>
      <w:r w:rsidRPr="00C14A5E">
        <w:t>spend</w:t>
      </w:r>
      <w:r w:rsidRPr="00CC4736">
        <w:t xml:space="preserve">ing </w:t>
      </w:r>
      <w:r>
        <w:t>lot</w:t>
      </w:r>
      <w:r w:rsidRPr="00CC4736">
        <w:t>s of time waiting.</w:t>
      </w:r>
      <w:r>
        <w:t xml:space="preserve">  By correlating the areas of the server that are waiting with other statistics it is possible to help narrow down possible causes of the waits.  For instance, lots of time waiting on disk resources could indicate that you have a disk problem.  Several competitive products allow the user to correlate queries with waits.  The idea is to focus on tuning the queries that wait the most.</w:t>
      </w:r>
    </w:p>
    <w:p w:rsidR="00413EAF" w:rsidRDefault="00413EAF" w:rsidP="00413EAF">
      <w:pPr>
        <w:pStyle w:val="BodyText"/>
      </w:pPr>
      <w:r>
        <w:t>Competitive SQL Server monitoring products have the ability to monitor SQL Server wait statistics for queries are Confio Ignite and Quest Performance Analyzer and Symantec I3.</w:t>
      </w:r>
    </w:p>
    <w:p w:rsidR="00413EAF" w:rsidRDefault="00413EAF" w:rsidP="00413EAF">
      <w:pPr>
        <w:pStyle w:val="Heading3"/>
      </w:pPr>
      <w:bookmarkStart w:id="25" w:name="_Toc257024104"/>
      <w:r>
        <w:t>Related Customer Requests</w:t>
      </w:r>
      <w:bookmarkEnd w:id="25"/>
    </w:p>
    <w:p w:rsidR="00413EAF" w:rsidRPr="007852F6" w:rsidRDefault="00413EAF" w:rsidP="00413EAF">
      <w:pPr>
        <w:pStyle w:val="BodyText"/>
      </w:pPr>
      <w:r>
        <w:t>Unable to find a PR for the request but I have a pre-sale request for a customer currently using Symantec I3 to add similar functionality to SQLdm.</w:t>
      </w:r>
    </w:p>
    <w:p w:rsidR="00413EAF" w:rsidRDefault="00413EAF" w:rsidP="00413EAF">
      <w:pPr>
        <w:pStyle w:val="Heading2"/>
      </w:pPr>
      <w:bookmarkStart w:id="26" w:name="_Toc257024105"/>
      <w:r>
        <w:t>Target Users</w:t>
      </w:r>
      <w:bookmarkEnd w:id="26"/>
    </w:p>
    <w:p w:rsidR="00413EAF" w:rsidRPr="007852F6" w:rsidRDefault="00413EAF" w:rsidP="00413EAF">
      <w:pPr>
        <w:pStyle w:val="BodyText"/>
      </w:pPr>
      <w:r>
        <w:t>This feature will benefit database administrators looking to tune their SQL Servers by reducing the time the server has to sit idle waiting for resources.  It will help the user narrow down a list of queries to focus on.</w:t>
      </w:r>
    </w:p>
    <w:p w:rsidR="00413EAF" w:rsidRDefault="00413EAF" w:rsidP="00413EAF">
      <w:pPr>
        <w:pStyle w:val="Heading2"/>
      </w:pPr>
      <w:bookmarkStart w:id="27" w:name="_Toc257024106"/>
      <w:r>
        <w:t>Feature/Function Market Requirements</w:t>
      </w:r>
      <w:bookmarkEnd w:id="27"/>
    </w:p>
    <w:p w:rsidR="00413EAF" w:rsidRDefault="00413EAF" w:rsidP="00413EAF">
      <w:pPr>
        <w:pStyle w:val="Heading3"/>
      </w:pPr>
      <w:bookmarkStart w:id="28" w:name="_Toc257024107"/>
      <w:bookmarkStart w:id="29" w:name="_Toc360430711"/>
      <w:bookmarkStart w:id="30" w:name="_Toc360430803"/>
      <w:bookmarkStart w:id="31" w:name="_Toc360431059"/>
      <w:bookmarkStart w:id="32" w:name="_Toc360431524"/>
      <w:bookmarkStart w:id="33" w:name="_Toc360431936"/>
      <w:bookmarkStart w:id="34" w:name="_Toc360433708"/>
      <w:bookmarkStart w:id="35" w:name="_Toc374866370"/>
      <w:bookmarkStart w:id="36" w:name="_Toc375126875"/>
      <w:bookmarkStart w:id="37" w:name="_Toc375126906"/>
      <w:bookmarkStart w:id="38" w:name="_Toc375126931"/>
      <w:bookmarkStart w:id="39" w:name="_Toc377373072"/>
      <w:bookmarkStart w:id="40" w:name="_Toc378468807"/>
      <w:bookmarkStart w:id="41" w:name="_Toc381264547"/>
      <w:r>
        <w:t>Required Functions</w:t>
      </w:r>
      <w:bookmarkEnd w:id="28"/>
    </w:p>
    <w:p w:rsidR="00413EAF" w:rsidRDefault="00413EAF" w:rsidP="00413EAF">
      <w:pPr>
        <w:pStyle w:val="BodyText"/>
        <w:numPr>
          <w:ilvl w:val="0"/>
          <w:numId w:val="6"/>
        </w:numPr>
        <w:spacing w:after="0"/>
      </w:pPr>
      <w:r>
        <w:t>Users should be able to view the top waiting queries by database.</w:t>
      </w:r>
    </w:p>
    <w:p w:rsidR="00413EAF" w:rsidRDefault="00413EAF" w:rsidP="00413EAF">
      <w:pPr>
        <w:pStyle w:val="BodyText"/>
        <w:numPr>
          <w:ilvl w:val="0"/>
          <w:numId w:val="6"/>
        </w:numPr>
        <w:spacing w:after="0"/>
      </w:pPr>
      <w:r>
        <w:t>Users should be able to view  the top waiting queries by application.</w:t>
      </w:r>
    </w:p>
    <w:p w:rsidR="00413EAF" w:rsidRDefault="00413EAF" w:rsidP="00413EAF">
      <w:pPr>
        <w:pStyle w:val="BodyText"/>
        <w:numPr>
          <w:ilvl w:val="0"/>
          <w:numId w:val="6"/>
        </w:numPr>
        <w:spacing w:after="0"/>
      </w:pPr>
      <w:r>
        <w:t>Users should be able to view  the top waiting queries by client name.</w:t>
      </w:r>
    </w:p>
    <w:p w:rsidR="00413EAF" w:rsidRDefault="00413EAF" w:rsidP="00413EAF">
      <w:pPr>
        <w:pStyle w:val="BodyText"/>
        <w:numPr>
          <w:ilvl w:val="0"/>
          <w:numId w:val="6"/>
        </w:numPr>
        <w:spacing w:after="0"/>
      </w:pPr>
      <w:r>
        <w:t>Users should be able to view  the top waiting queries by user.</w:t>
      </w:r>
    </w:p>
    <w:p w:rsidR="00413EAF" w:rsidRDefault="00413EAF" w:rsidP="00413EAF">
      <w:pPr>
        <w:pStyle w:val="BodyText"/>
        <w:numPr>
          <w:ilvl w:val="0"/>
          <w:numId w:val="6"/>
        </w:numPr>
        <w:spacing w:after="0"/>
      </w:pPr>
      <w:r>
        <w:t>Users should be able to view  the top waiting queries by session.</w:t>
      </w:r>
    </w:p>
    <w:p w:rsidR="00413EAF" w:rsidRDefault="00413EAF" w:rsidP="00413EAF">
      <w:pPr>
        <w:pStyle w:val="BodyText"/>
        <w:numPr>
          <w:ilvl w:val="0"/>
          <w:numId w:val="6"/>
        </w:numPr>
        <w:spacing w:after="0"/>
      </w:pPr>
      <w:r>
        <w:t>Users should be able to view  the top waiting queries by statement.</w:t>
      </w:r>
    </w:p>
    <w:p w:rsidR="00413EAF" w:rsidRDefault="00413EAF" w:rsidP="00413EAF">
      <w:pPr>
        <w:pStyle w:val="BodyText"/>
        <w:numPr>
          <w:ilvl w:val="0"/>
          <w:numId w:val="6"/>
        </w:numPr>
        <w:spacing w:after="0"/>
      </w:pPr>
      <w:r>
        <w:t>Users should be able to filter results by database, application, client, user and session.</w:t>
      </w:r>
    </w:p>
    <w:p w:rsidR="00413EAF" w:rsidRDefault="00413EAF" w:rsidP="00413EAF">
      <w:pPr>
        <w:pStyle w:val="Heading2"/>
        <w:spacing w:after="0"/>
      </w:pPr>
      <w:bookmarkStart w:id="42" w:name="_Toc257024108"/>
      <w:bookmarkStart w:id="43" w:name="_Toc378468801"/>
      <w:bookmarkStart w:id="44" w:name="_Toc381264541"/>
      <w:bookmarkStart w:id="45" w:name="_Toc360430704"/>
      <w:bookmarkStart w:id="46" w:name="_Toc360430796"/>
      <w:bookmarkStart w:id="47" w:name="_Toc360431052"/>
      <w:bookmarkStart w:id="48" w:name="_Toc360431516"/>
      <w:bookmarkStart w:id="49" w:name="_Toc360431928"/>
      <w:bookmarkStart w:id="50" w:name="_Toc360433700"/>
      <w:bookmarkStart w:id="51" w:name="_Toc374866368"/>
      <w:bookmarkStart w:id="52" w:name="_Toc375126866"/>
      <w:bookmarkStart w:id="53" w:name="_Toc375126897"/>
      <w:bookmarkStart w:id="54" w:name="_Toc375126922"/>
      <w:bookmarkStart w:id="55" w:name="_Toc377373058"/>
      <w:bookmarkEnd w:id="29"/>
      <w:bookmarkEnd w:id="30"/>
      <w:bookmarkEnd w:id="31"/>
      <w:bookmarkEnd w:id="32"/>
      <w:bookmarkEnd w:id="33"/>
      <w:bookmarkEnd w:id="34"/>
      <w:bookmarkEnd w:id="35"/>
      <w:bookmarkEnd w:id="36"/>
      <w:bookmarkEnd w:id="37"/>
      <w:bookmarkEnd w:id="38"/>
      <w:bookmarkEnd w:id="39"/>
      <w:bookmarkEnd w:id="40"/>
      <w:bookmarkEnd w:id="41"/>
      <w:r>
        <w:t>FAQ</w:t>
      </w:r>
      <w:bookmarkEnd w:id="42"/>
    </w:p>
    <w:p w:rsidR="00413EAF" w:rsidRPr="00AC10EB" w:rsidRDefault="00413EAF" w:rsidP="00413EAF">
      <w:pPr>
        <w:pStyle w:val="BodyText"/>
      </w:pPr>
      <w:r>
        <w:t>None.</w:t>
      </w:r>
    </w:p>
    <w:p w:rsidR="00413EAF" w:rsidRDefault="00413EAF" w:rsidP="00413EAF">
      <w:pPr>
        <w:pStyle w:val="Heading2"/>
      </w:pPr>
      <w:bookmarkStart w:id="56" w:name="_Toc257024109"/>
      <w:r>
        <w:t>Open Issues</w:t>
      </w:r>
      <w:bookmarkEnd w:id="56"/>
    </w:p>
    <w:p w:rsidR="00413EAF" w:rsidRDefault="00413EAF" w:rsidP="00413EAF">
      <w:pPr>
        <w:pStyle w:val="BodyText"/>
      </w:pPr>
      <w:r>
        <w:t xml:space="preserve">How are we going to show the SQL statement in the graphs?  One competing product shows a hash code for each query and allows the user to provide a friendly name to be shown.  </w:t>
      </w:r>
    </w:p>
    <w:p w:rsidR="00413EAF" w:rsidRPr="000F7C3B" w:rsidRDefault="00413EAF" w:rsidP="00413EAF">
      <w:pPr>
        <w:pStyle w:val="BodyText"/>
      </w:pPr>
      <w:r>
        <w:t>Answer:  We will name the sql statements with a label plus a sequentially assigned number (Query 1, Query 2…).  The hover text will show the query text.</w:t>
      </w:r>
    </w:p>
    <w:p w:rsidR="00413EAF" w:rsidRDefault="00413EAF" w:rsidP="00413EAF">
      <w:pPr>
        <w:pStyle w:val="Heading1"/>
      </w:pPr>
      <w:bookmarkStart w:id="57" w:name="_Toc257024110"/>
      <w:bookmarkEnd w:id="57"/>
    </w:p>
    <w:p w:rsidR="00413EAF" w:rsidRDefault="00413EAF" w:rsidP="00413EAF">
      <w:pPr>
        <w:pStyle w:val="Heading1"/>
      </w:pPr>
      <w:bookmarkStart w:id="58" w:name="_Toc257024111"/>
      <w:r>
        <w:t>Functional Design</w:t>
      </w:r>
      <w:bookmarkEnd w:id="58"/>
    </w:p>
    <w:p w:rsidR="00413EAF" w:rsidRDefault="00413EAF" w:rsidP="00413EAF">
      <w:pPr>
        <w:pStyle w:val="Heading2"/>
      </w:pPr>
      <w:bookmarkStart w:id="59" w:name="_Toc257024112"/>
      <w:r>
        <w:t>User Interfaces</w:t>
      </w:r>
      <w:bookmarkEnd w:id="59"/>
    </w:p>
    <w:p w:rsidR="00413EAF" w:rsidRDefault="00413EAF" w:rsidP="00413EAF">
      <w:pPr>
        <w:pStyle w:val="BodyText"/>
        <w:spacing w:after="0"/>
      </w:pPr>
      <w:commentRangeStart w:id="60"/>
      <w:del w:id="61" w:author="Vicky Harp" w:date="2010-03-22T16:08:00Z">
        <w:r w:rsidDel="005C0995">
          <w:delText>This view will be available in both real time mode only</w:delText>
        </w:r>
        <w:commentRangeEnd w:id="60"/>
        <w:r w:rsidDel="005C0995">
          <w:rPr>
            <w:rStyle w:val="CommentReference"/>
          </w:rPr>
          <w:commentReference w:id="60"/>
        </w:r>
        <w:r w:rsidDel="005C0995">
          <w:delText>.</w:delText>
        </w:r>
      </w:del>
      <w:ins w:id="62" w:author="Vicky Harp" w:date="2010-03-22T16:08:00Z">
        <w:r>
          <w:t>This view will be available in real time, and also available in history browser mode within certain parameters discussed below.</w:t>
        </w:r>
      </w:ins>
      <w:r>
        <w:t xml:space="preserve">  It is accessed using the Active Waits button on the Waits tab of the </w:t>
      </w:r>
      <w:commentRangeStart w:id="63"/>
      <w:r>
        <w:t>ribbon</w:t>
      </w:r>
      <w:commentRangeEnd w:id="63"/>
      <w:r>
        <w:rPr>
          <w:rStyle w:val="CommentReference"/>
        </w:rPr>
        <w:commentReference w:id="63"/>
      </w:r>
      <w:r>
        <w:t>.</w:t>
      </w:r>
    </w:p>
    <w:p w:rsidR="00413EAF" w:rsidRDefault="00413EAF" w:rsidP="00413EAF">
      <w:pPr>
        <w:pStyle w:val="BodyText"/>
        <w:spacing w:after="0"/>
      </w:pPr>
    </w:p>
    <w:p w:rsidR="00413EAF" w:rsidRDefault="00413EAF" w:rsidP="00413EAF">
      <w:pPr>
        <w:pStyle w:val="BodyText"/>
        <w:spacing w:after="0"/>
      </w:pPr>
      <w:r>
        <w:rPr>
          <w:noProof/>
        </w:rPr>
        <w:drawing>
          <wp:inline distT="0" distB="0" distL="0" distR="0">
            <wp:extent cx="5943600" cy="358140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413EAF" w:rsidRDefault="00413EAF" w:rsidP="00413EAF">
      <w:pPr>
        <w:pStyle w:val="BodyText"/>
        <w:spacing w:after="0"/>
      </w:pPr>
    </w:p>
    <w:p w:rsidR="00413EAF" w:rsidRDefault="00413EAF" w:rsidP="00413EAF">
      <w:pPr>
        <w:pStyle w:val="BodyText"/>
        <w:spacing w:after="0"/>
      </w:pPr>
    </w:p>
    <w:p w:rsidR="00413EAF" w:rsidRDefault="00413EAF" w:rsidP="00413EAF">
      <w:pPr>
        <w:pStyle w:val="BodyText"/>
        <w:spacing w:after="0"/>
      </w:pPr>
      <w:r>
        <w:t>At the top of the view there will be a set of tabs that allow the user to navigate between the charts.  The charts below don’t do a very good job of showing that they are stacked bars but there could be multiple chunks of colors shown for each bar.</w:t>
      </w:r>
    </w:p>
    <w:p w:rsidR="00413EAF" w:rsidRDefault="00413EAF" w:rsidP="00413EAF">
      <w:pPr>
        <w:pStyle w:val="BodyText"/>
        <w:spacing w:after="0"/>
      </w:pPr>
    </w:p>
    <w:p w:rsidR="00413EAF" w:rsidRDefault="00413EAF" w:rsidP="00413EAF">
      <w:pPr>
        <w:pStyle w:val="BodyText"/>
        <w:spacing w:after="0"/>
      </w:pPr>
      <w:r>
        <w:t>All charts will be horizontal stacked bar charts with total wait time on the X axis.</w:t>
      </w:r>
    </w:p>
    <w:p w:rsidR="00413EAF" w:rsidRDefault="00413EAF" w:rsidP="00413EAF">
      <w:pPr>
        <w:pStyle w:val="BodyText"/>
        <w:spacing w:after="0"/>
      </w:pPr>
      <w:r>
        <w:t xml:space="preserve">The series values are the wait times for each wait type.  </w:t>
      </w:r>
    </w:p>
    <w:p w:rsidR="00413EAF" w:rsidRDefault="00413EAF" w:rsidP="00413EAF">
      <w:pPr>
        <w:pStyle w:val="BodyText"/>
        <w:spacing w:after="0"/>
      </w:pPr>
      <w:r>
        <w:t>Items will be sorted so that the longest wait times are at the top.</w:t>
      </w:r>
    </w:p>
    <w:p w:rsidR="00413EAF" w:rsidRDefault="00413EAF" w:rsidP="00413EAF">
      <w:pPr>
        <w:pStyle w:val="BodyText"/>
        <w:spacing w:after="0"/>
      </w:pPr>
      <w:r>
        <w:t>The legend will show wait type.  Clicking on a wait type in the legend will show balloon help for the wait type.</w:t>
      </w:r>
      <w:r>
        <w:br w:type="page"/>
      </w:r>
    </w:p>
    <w:p w:rsidR="00413EAF" w:rsidRDefault="00413EAF" w:rsidP="00413EAF">
      <w:pPr>
        <w:pStyle w:val="BodyText"/>
        <w:spacing w:after="0"/>
      </w:pPr>
    </w:p>
    <w:p w:rsidR="00413EAF" w:rsidRDefault="00413EAF" w:rsidP="00413EAF">
      <w:pPr>
        <w:pStyle w:val="BodyText"/>
        <w:spacing w:after="0"/>
      </w:pPr>
      <w:r>
        <w:t>The tabs will be (also shown on the Y axis)</w:t>
      </w:r>
    </w:p>
    <w:p w:rsidR="00413EAF" w:rsidRDefault="00413EAF" w:rsidP="00413EAF">
      <w:pPr>
        <w:pStyle w:val="BodyText"/>
        <w:numPr>
          <w:ilvl w:val="0"/>
          <w:numId w:val="5"/>
        </w:numPr>
        <w:spacing w:after="0"/>
      </w:pPr>
      <w:r>
        <w:t xml:space="preserve">Statements – Top X waiting SQL statements </w:t>
      </w:r>
    </w:p>
    <w:p w:rsidR="00413EAF" w:rsidRDefault="00413EAF" w:rsidP="00413EAF">
      <w:pPr>
        <w:pStyle w:val="BodyText"/>
        <w:spacing w:after="0"/>
      </w:pPr>
      <w:r>
        <w:rPr>
          <w:noProof/>
        </w:rPr>
        <w:drawing>
          <wp:inline distT="0" distB="0" distL="0" distR="0">
            <wp:extent cx="5943600" cy="3581400"/>
            <wp:effectExtent l="19050" t="0" r="0" b="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413EAF" w:rsidRDefault="00413EAF" w:rsidP="00413EAF">
      <w:pPr>
        <w:pStyle w:val="BodyText"/>
        <w:spacing w:after="0"/>
      </w:pPr>
    </w:p>
    <w:p w:rsidR="00413EAF" w:rsidRDefault="00413EAF" w:rsidP="00413EAF">
      <w:pPr>
        <w:pStyle w:val="BodyText"/>
        <w:numPr>
          <w:ilvl w:val="0"/>
          <w:numId w:val="5"/>
        </w:numPr>
        <w:spacing w:after="0"/>
      </w:pPr>
      <w:r>
        <w:t>Waits – Top X Wait Types</w:t>
      </w:r>
    </w:p>
    <w:p w:rsidR="00413EAF" w:rsidRDefault="00413EAF" w:rsidP="00413EAF">
      <w:pPr>
        <w:pStyle w:val="BodyText"/>
        <w:spacing w:after="0"/>
        <w:ind w:firstLine="720"/>
      </w:pPr>
    </w:p>
    <w:p w:rsidR="00413EAF" w:rsidRDefault="00413EAF" w:rsidP="00413EAF">
      <w:pPr>
        <w:pStyle w:val="BodyText"/>
        <w:numPr>
          <w:ilvl w:val="0"/>
          <w:numId w:val="5"/>
        </w:numPr>
        <w:spacing w:after="0"/>
      </w:pPr>
      <w:r>
        <w:t>Applications – Top X waiting applications</w:t>
      </w:r>
    </w:p>
    <w:p w:rsidR="00413EAF" w:rsidRDefault="00413EAF" w:rsidP="00413EAF">
      <w:pPr>
        <w:pStyle w:val="BodyText"/>
        <w:spacing w:after="0"/>
        <w:ind w:left="720"/>
      </w:pPr>
    </w:p>
    <w:p w:rsidR="00413EAF" w:rsidRDefault="00413EAF" w:rsidP="00413EAF">
      <w:pPr>
        <w:pStyle w:val="BodyText"/>
        <w:numPr>
          <w:ilvl w:val="0"/>
          <w:numId w:val="5"/>
        </w:numPr>
        <w:spacing w:after="0"/>
      </w:pPr>
      <w:r>
        <w:t>Databases – Top X waiting databases</w:t>
      </w:r>
    </w:p>
    <w:p w:rsidR="00413EAF" w:rsidRDefault="00413EAF" w:rsidP="00413EAF">
      <w:pPr>
        <w:pStyle w:val="BodyText"/>
        <w:spacing w:after="0"/>
        <w:ind w:left="720"/>
      </w:pPr>
    </w:p>
    <w:p w:rsidR="00413EAF" w:rsidRDefault="00413EAF" w:rsidP="00413EAF">
      <w:pPr>
        <w:pStyle w:val="BodyText"/>
        <w:numPr>
          <w:ilvl w:val="0"/>
          <w:numId w:val="5"/>
        </w:numPr>
        <w:spacing w:after="0"/>
      </w:pPr>
      <w:r>
        <w:t>Machines – Top X waiting machines</w:t>
      </w:r>
    </w:p>
    <w:p w:rsidR="00413EAF" w:rsidRDefault="00413EAF" w:rsidP="00413EAF">
      <w:pPr>
        <w:pStyle w:val="BodyText"/>
        <w:spacing w:after="0"/>
        <w:ind w:left="720"/>
      </w:pPr>
    </w:p>
    <w:p w:rsidR="00413EAF" w:rsidRDefault="00413EAF" w:rsidP="00413EAF">
      <w:pPr>
        <w:pStyle w:val="BodyText"/>
        <w:numPr>
          <w:ilvl w:val="0"/>
          <w:numId w:val="5"/>
        </w:numPr>
        <w:spacing w:after="0"/>
      </w:pPr>
      <w:r>
        <w:t>Sessions – Top X waiting sessions</w:t>
      </w:r>
    </w:p>
    <w:p w:rsidR="00413EAF" w:rsidRDefault="00413EAF" w:rsidP="00413EAF">
      <w:pPr>
        <w:pStyle w:val="BodyText"/>
        <w:spacing w:after="0"/>
        <w:ind w:left="720"/>
      </w:pPr>
    </w:p>
    <w:p w:rsidR="00413EAF" w:rsidRDefault="00413EAF" w:rsidP="00413EAF">
      <w:pPr>
        <w:pStyle w:val="BodyText"/>
        <w:numPr>
          <w:ilvl w:val="0"/>
          <w:numId w:val="5"/>
        </w:numPr>
        <w:spacing w:after="0"/>
      </w:pPr>
      <w:r>
        <w:t>Users – Top X waiting users</w:t>
      </w:r>
    </w:p>
    <w:p w:rsidR="00413EAF" w:rsidRDefault="00413EAF" w:rsidP="00413EAF">
      <w:pPr>
        <w:pStyle w:val="BodyText"/>
        <w:spacing w:after="0"/>
      </w:pPr>
    </w:p>
    <w:p w:rsidR="00413EAF" w:rsidRDefault="00413EAF" w:rsidP="00413EAF">
      <w:pPr>
        <w:pStyle w:val="BodyText"/>
        <w:spacing w:after="0"/>
      </w:pPr>
      <w:r>
        <w:t>We will also be able to show it by showing time along the x-axis…..</w:t>
      </w:r>
    </w:p>
    <w:p w:rsidR="00413EAF" w:rsidRDefault="00413EAF" w:rsidP="00413EAF">
      <w:pPr>
        <w:pStyle w:val="BodyText"/>
        <w:spacing w:after="0"/>
      </w:pPr>
    </w:p>
    <w:p w:rsidR="00413EAF" w:rsidRDefault="00413EAF" w:rsidP="00413EAF">
      <w:pPr>
        <w:pStyle w:val="BodyText"/>
        <w:spacing w:after="0"/>
      </w:pPr>
      <w:r>
        <w:rPr>
          <w:noProof/>
        </w:rPr>
        <w:lastRenderedPageBreak/>
        <w:drawing>
          <wp:inline distT="0" distB="0" distL="0" distR="0">
            <wp:extent cx="5943600" cy="3581400"/>
            <wp:effectExtent l="1905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5943600" cy="3581400"/>
                    </a:xfrm>
                    <a:prstGeom prst="rect">
                      <a:avLst/>
                    </a:prstGeom>
                    <a:noFill/>
                    <a:ln w="9525">
                      <a:noFill/>
                      <a:miter lim="800000"/>
                      <a:headEnd/>
                      <a:tailEnd/>
                    </a:ln>
                  </pic:spPr>
                </pic:pic>
              </a:graphicData>
            </a:graphic>
          </wp:inline>
        </w:drawing>
      </w:r>
    </w:p>
    <w:p w:rsidR="00413EAF" w:rsidRDefault="00413EAF" w:rsidP="00413EAF">
      <w:pPr>
        <w:pStyle w:val="BodyText"/>
        <w:spacing w:after="0"/>
        <w:ind w:left="720"/>
      </w:pPr>
    </w:p>
    <w:p w:rsidR="00413EAF" w:rsidRDefault="00413EAF" w:rsidP="00413EAF">
      <w:pPr>
        <w:pStyle w:val="BodyText"/>
        <w:spacing w:after="0"/>
      </w:pPr>
      <w:r>
        <w:t xml:space="preserve">Each segment in the bar will have tooltip text that displays the wait time represented by that wait.  </w:t>
      </w:r>
    </w:p>
    <w:p w:rsidR="00413EAF" w:rsidRDefault="00413EAF" w:rsidP="00413EAF">
      <w:pPr>
        <w:pStyle w:val="BodyText"/>
        <w:spacing w:after="0"/>
      </w:pPr>
    </w:p>
    <w:p w:rsidR="00413EAF" w:rsidRDefault="00413EAF" w:rsidP="00413EAF">
      <w:pPr>
        <w:pStyle w:val="BodyText"/>
        <w:spacing w:after="0"/>
      </w:pPr>
      <w:r>
        <w:t xml:space="preserve">Each row on the Y axis will be selectable by clicking on the y axis label or the bar in the chart.  </w:t>
      </w:r>
    </w:p>
    <w:p w:rsidR="00413EAF" w:rsidRDefault="00413EAF" w:rsidP="00413EAF">
      <w:pPr>
        <w:pStyle w:val="BodyText"/>
        <w:spacing w:after="0"/>
      </w:pPr>
    </w:p>
    <w:p w:rsidR="00413EAF" w:rsidRDefault="00413EAF" w:rsidP="00413EAF">
      <w:pPr>
        <w:pStyle w:val="BodyText"/>
        <w:spacing w:after="0"/>
      </w:pPr>
      <w:r>
        <w:t xml:space="preserve"> On the Statement chart the link will show you some basic execution statistics for the SQL statement.  Selecting a Y axis link on any of the other tabs will add the selected value as a filter.  </w:t>
      </w:r>
    </w:p>
    <w:p w:rsidR="00413EAF" w:rsidRDefault="00413EAF" w:rsidP="00413EAF">
      <w:pPr>
        <w:pStyle w:val="BodyText"/>
        <w:spacing w:after="0"/>
      </w:pPr>
    </w:p>
    <w:p w:rsidR="00413EAF" w:rsidRDefault="00413EAF" w:rsidP="00413EAF">
      <w:pPr>
        <w:pStyle w:val="BodyText"/>
        <w:spacing w:after="0"/>
      </w:pPr>
      <w:r>
        <w:t xml:space="preserve">When a filter is added the user is navigated to the Statement view and the filtered tab is removed.  The filter value will be added to a bread crumb trail above the graph.   </w:t>
      </w:r>
    </w:p>
    <w:p w:rsidR="00413EAF" w:rsidRDefault="00413EAF" w:rsidP="00413EAF">
      <w:pPr>
        <w:pStyle w:val="BodyText"/>
        <w:spacing w:after="0"/>
      </w:pPr>
    </w:p>
    <w:p w:rsidR="00413EAF" w:rsidRDefault="00413EAF" w:rsidP="00413EAF">
      <w:pPr>
        <w:pStyle w:val="BodyText"/>
        <w:spacing w:after="0"/>
      </w:pPr>
      <w:r>
        <w:t>The bread crumb will list the filters in the order they are added.  The last crumb is not selectable.  Selecting a prior crumb will delete all filters after the selected crumb and will navigate you to the Statement tab.  Filters that are removed will cause the corresponding tab to become visible again.</w:t>
      </w:r>
    </w:p>
    <w:p w:rsidR="00413EAF" w:rsidRDefault="00413EAF" w:rsidP="00413EAF">
      <w:pPr>
        <w:pStyle w:val="BodyText"/>
        <w:spacing w:after="0"/>
      </w:pPr>
    </w:p>
    <w:p w:rsidR="00413EAF" w:rsidRDefault="00413EAF" w:rsidP="00413EAF">
      <w:pPr>
        <w:pStyle w:val="BodyText"/>
        <w:spacing w:after="0"/>
      </w:pPr>
      <w:r>
        <w:t>Possible links to other product areas:</w:t>
      </w:r>
    </w:p>
    <w:p w:rsidR="00413EAF" w:rsidRDefault="00413EAF" w:rsidP="00413EAF">
      <w:pPr>
        <w:pStyle w:val="BodyText"/>
        <w:numPr>
          <w:ilvl w:val="0"/>
          <w:numId w:val="5"/>
        </w:numPr>
        <w:spacing w:after="0"/>
      </w:pPr>
      <w:r>
        <w:t>Database – could provide option to switch to a database view for a selected database</w:t>
      </w:r>
    </w:p>
    <w:p w:rsidR="00413EAF" w:rsidRDefault="00413EAF" w:rsidP="00413EAF">
      <w:pPr>
        <w:pStyle w:val="BodyText"/>
        <w:numPr>
          <w:ilvl w:val="0"/>
          <w:numId w:val="5"/>
        </w:numPr>
        <w:spacing w:after="0"/>
      </w:pPr>
      <w:r>
        <w:t>Query – could provide option to switch to the query view for a selected SQL statement</w:t>
      </w:r>
    </w:p>
    <w:p w:rsidR="00413EAF" w:rsidRDefault="00413EAF" w:rsidP="00413EAF">
      <w:pPr>
        <w:pStyle w:val="BodyText"/>
        <w:numPr>
          <w:ilvl w:val="0"/>
          <w:numId w:val="5"/>
        </w:numPr>
        <w:spacing w:after="0"/>
      </w:pPr>
      <w:r>
        <w:t>SPID – could provide option switch to one of the session views for a selected session</w:t>
      </w:r>
    </w:p>
    <w:p w:rsidR="00413EAF" w:rsidRDefault="00413EAF" w:rsidP="00413EAF">
      <w:pPr>
        <w:pStyle w:val="BodyText"/>
        <w:spacing w:after="0"/>
      </w:pPr>
    </w:p>
    <w:p w:rsidR="00413EAF" w:rsidRDefault="00413EAF" w:rsidP="00413EAF">
      <w:pPr>
        <w:pStyle w:val="BodyText"/>
        <w:spacing w:after="0"/>
      </w:pPr>
      <w:r>
        <w:t xml:space="preserve">Special handling of the Refresh button  </w:t>
      </w:r>
    </w:p>
    <w:p w:rsidR="00413EAF" w:rsidRDefault="00413EAF" w:rsidP="00413EAF">
      <w:pPr>
        <w:pStyle w:val="BodyText"/>
        <w:spacing w:after="0"/>
      </w:pPr>
      <w:r>
        <w:t xml:space="preserve">The view is going to control its collection cycle independent of the normal foreground refresh.  The refresh and pause buttons will behave like on/off switches.  On entry the refresh button will be disabled.  Clicking the pause button will suspend real-time monitoring and enable the refresh button.  To resume monitoring the user will need to click the refresh button. </w:t>
      </w:r>
    </w:p>
    <w:p w:rsidR="00413EAF" w:rsidRDefault="00413EAF" w:rsidP="00413EAF">
      <w:pPr>
        <w:pStyle w:val="BodyText"/>
        <w:spacing w:after="0"/>
      </w:pPr>
    </w:p>
    <w:p w:rsidR="00413EAF" w:rsidRDefault="00413EAF" w:rsidP="00413EAF">
      <w:pPr>
        <w:pStyle w:val="BodyText"/>
        <w:spacing w:after="0"/>
      </w:pPr>
      <w:r>
        <w:t>Data grooming</w:t>
      </w:r>
    </w:p>
    <w:p w:rsidR="00413EAF" w:rsidRDefault="00413EAF" w:rsidP="00413EAF">
      <w:pPr>
        <w:pStyle w:val="BodyText"/>
        <w:spacing w:after="0"/>
        <w:rPr>
          <w:ins w:id="64" w:author="Vicky Harp" w:date="2010-03-22T16:09:00Z"/>
        </w:rPr>
      </w:pPr>
      <w:r>
        <w:t xml:space="preserve">Chart data will be groomed using the console setting for real-time charts (default is 30 minutes).  Thirty minutes may be too short for some people so we may need to add the ability to extend this for just the active waits view. </w:t>
      </w:r>
    </w:p>
    <w:p w:rsidR="00413EAF" w:rsidRDefault="00413EAF" w:rsidP="00413EAF">
      <w:pPr>
        <w:pStyle w:val="BodyText"/>
        <w:spacing w:after="0"/>
        <w:rPr>
          <w:ins w:id="65" w:author="Vicky Harp" w:date="2010-03-22T16:09:00Z"/>
        </w:rPr>
      </w:pPr>
      <w:ins w:id="66" w:author="Vicky Harp" w:date="2010-03-22T16:09:00Z">
        <w:r>
          <w:lastRenderedPageBreak/>
          <w:t>Special handling of historical data for this view</w:t>
        </w:r>
      </w:ins>
    </w:p>
    <w:p w:rsidR="00413EAF" w:rsidRDefault="00413EAF" w:rsidP="00413EAF">
      <w:pPr>
        <w:pStyle w:val="BodyText"/>
        <w:spacing w:after="0"/>
      </w:pPr>
      <w:ins w:id="67" w:author="Vicky Harp" w:date="2010-03-22T16:09:00Z">
        <w:r>
          <w:t xml:space="preserve">Because of the intense nature of per-query wait stats collection, historical wait stats will only be available if explicitly gathered by the user.  It will be necessary to add a </w:t>
        </w:r>
      </w:ins>
      <w:ins w:id="68" w:author="Vicky Harp" w:date="2010-03-22T16:10:00Z">
        <w:r>
          <w:t>section</w:t>
        </w:r>
      </w:ins>
      <w:ins w:id="69" w:author="Vicky Harp" w:date="2010-03-22T16:09:00Z">
        <w:r>
          <w:t xml:space="preserve"> </w:t>
        </w:r>
      </w:ins>
      <w:ins w:id="70" w:author="Vicky Harp" w:date="2010-03-22T16:10:00Z">
        <w:r>
          <w:t xml:space="preserve">to Server Properties for Wait Statistics Collection, allowing historical wait stats per query to be enabled for a time period up to 24 hours in length.  The user should also be able to see when collection started if it is in progress, and the user should be able to cancel collection from this point.  While a collection is in progress it should not be possible to extend the length of the collection </w:t>
        </w:r>
      </w:ins>
      <w:ins w:id="71" w:author="Vicky Harp" w:date="2010-03-22T16:11:00Z">
        <w:r>
          <w:t>–</w:t>
        </w:r>
      </w:ins>
      <w:ins w:id="72" w:author="Vicky Harp" w:date="2010-03-22T16:10:00Z">
        <w:r>
          <w:t xml:space="preserve"> this </w:t>
        </w:r>
      </w:ins>
      <w:ins w:id="73" w:author="Vicky Harp" w:date="2010-03-22T16:11:00Z">
        <w:r>
          <w:t xml:space="preserve">is to prevent the timeframe </w:t>
        </w:r>
      </w:ins>
      <w:ins w:id="74" w:author="Vicky Harp" w:date="2010-03-22T16:12:00Z">
        <w:r>
          <w:t>from being</w:t>
        </w:r>
      </w:ins>
      <w:ins w:id="75" w:author="Vicky Harp" w:date="2010-03-22T16:11:00Z">
        <w:r>
          <w:t xml:space="preserve"> continuously extended.</w:t>
        </w:r>
      </w:ins>
      <w:ins w:id="76" w:author="Vicky Harp" w:date="2010-03-22T16:12:00Z">
        <w:r>
          <w:t xml:space="preserve">  These limitations may be removed once the feature proves to be stable over longer timelines.  Presently we are also not planning to</w:t>
        </w:r>
      </w:ins>
      <w:ins w:id="77" w:author="Vicky Harp" w:date="2010-03-22T16:14:00Z">
        <w:r>
          <w:t xml:space="preserve"> allow users to schedule this collection, though that may also be a change that is possible in the future.  A link to the Server Properties dialog should be provided from the Wait Statistics by Queries view.</w:t>
        </w:r>
      </w:ins>
    </w:p>
    <w:p w:rsidR="00413EAF" w:rsidRDefault="00413EAF" w:rsidP="00413EAF">
      <w:pPr>
        <w:pStyle w:val="BodyText"/>
        <w:rPr>
          <w:ins w:id="78" w:author="Vicky Harp" w:date="2010-03-22T16:21:00Z"/>
        </w:rPr>
      </w:pPr>
    </w:p>
    <w:p w:rsidR="00413EAF" w:rsidRPr="00AD5884" w:rsidDel="007F3A4E" w:rsidRDefault="00413EAF" w:rsidP="00413EAF">
      <w:pPr>
        <w:pStyle w:val="BodyText"/>
        <w:rPr>
          <w:del w:id="79" w:author="Vicky Harp" w:date="2010-03-22T16:22:00Z"/>
        </w:rPr>
      </w:pPr>
    </w:p>
    <w:p w:rsidR="00413EAF" w:rsidRDefault="00413EAF" w:rsidP="00413EAF">
      <w:pPr>
        <w:pStyle w:val="Heading2"/>
      </w:pPr>
      <w:bookmarkStart w:id="80" w:name="_Toc257024113"/>
      <w:r>
        <w:t>Installation and Upgrade</w:t>
      </w:r>
      <w:bookmarkStart w:id="81" w:name="_Toc375126867"/>
      <w:bookmarkStart w:id="82" w:name="_Toc375126898"/>
      <w:bookmarkStart w:id="83" w:name="_Toc375126923"/>
      <w:bookmarkStart w:id="84" w:name="_Toc377373059"/>
      <w:bookmarkEnd w:id="80"/>
    </w:p>
    <w:p w:rsidR="00413EAF" w:rsidRPr="009559A3" w:rsidRDefault="00413EAF" w:rsidP="00413EAF">
      <w:pPr>
        <w:pStyle w:val="BodyText"/>
      </w:pPr>
      <w:r>
        <w:t>No special considerations.</w:t>
      </w:r>
    </w:p>
    <w:p w:rsidR="00413EAF" w:rsidRDefault="00413EAF" w:rsidP="00413EAF">
      <w:pPr>
        <w:pStyle w:val="Heading2"/>
      </w:pPr>
      <w:bookmarkStart w:id="85" w:name="_Toc257024114"/>
      <w:bookmarkEnd w:id="43"/>
      <w:bookmarkEnd w:id="44"/>
      <w:bookmarkEnd w:id="45"/>
      <w:bookmarkEnd w:id="46"/>
      <w:bookmarkEnd w:id="47"/>
      <w:bookmarkEnd w:id="48"/>
      <w:bookmarkEnd w:id="49"/>
      <w:bookmarkEnd w:id="50"/>
      <w:bookmarkEnd w:id="51"/>
      <w:bookmarkEnd w:id="52"/>
      <w:bookmarkEnd w:id="53"/>
      <w:bookmarkEnd w:id="54"/>
      <w:bookmarkEnd w:id="55"/>
      <w:bookmarkEnd w:id="81"/>
      <w:bookmarkEnd w:id="82"/>
      <w:bookmarkEnd w:id="83"/>
      <w:bookmarkEnd w:id="84"/>
      <w:r>
        <w:t>Permissions and other Required Configuration</w:t>
      </w:r>
      <w:bookmarkEnd w:id="85"/>
      <w:r>
        <w:rPr>
          <w:rStyle w:val="CommentReference"/>
          <w:rFonts w:ascii="Times New Roman" w:hAnsi="Times New Roman"/>
          <w:b w:val="0"/>
          <w:vanish/>
        </w:rPr>
        <w:t xml:space="preserve"> </w:t>
      </w:r>
    </w:p>
    <w:p w:rsidR="00413EAF" w:rsidRDefault="00413EAF" w:rsidP="00413EAF">
      <w:pPr>
        <w:pStyle w:val="BodyText"/>
      </w:pPr>
      <w:r>
        <w:t>No special considerations.</w:t>
      </w:r>
    </w:p>
    <w:p w:rsidR="00413EAF" w:rsidRDefault="00413EAF" w:rsidP="00413EAF">
      <w:pPr>
        <w:pStyle w:val="Heading2"/>
      </w:pPr>
      <w:bookmarkStart w:id="86" w:name="_Toc257024115"/>
      <w:r>
        <w:t>Licensing Issues</w:t>
      </w:r>
      <w:bookmarkEnd w:id="86"/>
    </w:p>
    <w:p w:rsidR="00413EAF" w:rsidRDefault="00413EAF" w:rsidP="00413EAF">
      <w:pPr>
        <w:pStyle w:val="BodyText"/>
      </w:pPr>
      <w:r>
        <w:t>No special considerations.</w:t>
      </w:r>
    </w:p>
    <w:p w:rsidR="00413EAF" w:rsidRDefault="00413EAF" w:rsidP="00413EAF">
      <w:pPr>
        <w:pStyle w:val="Heading2"/>
      </w:pPr>
      <w:bookmarkStart w:id="87" w:name="_Toc257024116"/>
      <w:r>
        <w:t>Dependencies</w:t>
      </w:r>
      <w:bookmarkEnd w:id="87"/>
    </w:p>
    <w:p w:rsidR="00413EAF" w:rsidRDefault="00413EAF" w:rsidP="00413EAF">
      <w:pPr>
        <w:pStyle w:val="BodyText"/>
      </w:pPr>
      <w:r>
        <w:t>No special considerations.</w:t>
      </w:r>
    </w:p>
    <w:p w:rsidR="00413EAF" w:rsidRDefault="00413EAF" w:rsidP="00413EAF"/>
    <w:p w:rsidR="00413EAF" w:rsidRDefault="00413EAF" w:rsidP="00413EAF">
      <w:pPr>
        <w:pStyle w:val="BodyText"/>
      </w:pPr>
    </w:p>
    <w:p w:rsidR="00413EAF" w:rsidRDefault="00413EAF" w:rsidP="00413EAF">
      <w:pPr>
        <w:pStyle w:val="Heading1"/>
      </w:pPr>
      <w:bookmarkStart w:id="88" w:name="_Toc257024117"/>
      <w:r>
        <w:t>Internal Design</w:t>
      </w:r>
      <w:bookmarkEnd w:id="88"/>
      <w:r>
        <w:rPr>
          <w:rStyle w:val="CommentReference"/>
          <w:rFonts w:ascii="Times New Roman" w:hAnsi="Times New Roman"/>
          <w:b w:val="0"/>
          <w:i w:val="0"/>
          <w:vanish/>
        </w:rPr>
        <w:t xml:space="preserve"> </w:t>
      </w:r>
    </w:p>
    <w:p w:rsidR="00413EAF" w:rsidRDefault="00413EAF" w:rsidP="00413EAF">
      <w:pPr>
        <w:pStyle w:val="Heading2"/>
      </w:pPr>
      <w:bookmarkStart w:id="89" w:name="_Toc257024118"/>
      <w:r>
        <w:t>Architecture</w:t>
      </w:r>
      <w:bookmarkEnd w:id="89"/>
    </w:p>
    <w:p w:rsidR="00413EAF" w:rsidRDefault="00413EAF" w:rsidP="00413EAF">
      <w:pPr>
        <w:pStyle w:val="Heading3"/>
      </w:pPr>
      <w:bookmarkStart w:id="90" w:name="_Toc257024119"/>
      <w:r>
        <w:t>Collection Service</w:t>
      </w:r>
      <w:bookmarkEnd w:id="90"/>
    </w:p>
    <w:p w:rsidR="00413EAF" w:rsidRDefault="00413EAF" w:rsidP="00413EAF">
      <w:pPr>
        <w:pStyle w:val="BodyText"/>
        <w:rPr>
          <w:ins w:id="91" w:author="Vicky Harp" w:date="2010-03-22T16:15:00Z"/>
        </w:rPr>
      </w:pPr>
      <w:r>
        <w:t xml:space="preserve">Add a real-time probe to collect and summarize wait statistics gathered from the current session list.  The probe needs to execute the query at least one time per second for a configurable period of time.   The results of each query will need to be analyzed and summarized so that delta values for wait time are returned.  This will require the Desktop Client to send the previous snapshot since we don’t retain this kind of stuff in the collection service for real-time probes. </w:t>
      </w:r>
    </w:p>
    <w:p w:rsidR="00413EAF" w:rsidRDefault="00413EAF" w:rsidP="00413EAF">
      <w:pPr>
        <w:pStyle w:val="BodyText"/>
      </w:pPr>
      <w:ins w:id="92" w:author="Vicky Harp" w:date="2010-03-22T16:19:00Z">
        <w:r>
          <w:lastRenderedPageBreak/>
          <w:t>The historical collection of wait statistics will be implemented as a separate scheduled collector from the scheduled refresh, which will run at between a 30 second and 1 minute interval and which will not be involved in alerting.</w:t>
        </w:r>
      </w:ins>
      <w:ins w:id="93" w:author="Vicky Harp" w:date="2010-03-22T16:20:00Z">
        <w:r>
          <w:t xml:space="preserve">  While this collector is running, any desktop client which attempts a real-time collection should be attached to the running wait statistics history collector to prevent duplicate collectors.</w:t>
        </w:r>
      </w:ins>
    </w:p>
    <w:p w:rsidR="00413EAF" w:rsidRDefault="00413EAF" w:rsidP="00413EAF">
      <w:pPr>
        <w:pStyle w:val="Heading3"/>
      </w:pPr>
      <w:bookmarkStart w:id="94" w:name="_Toc257024120"/>
      <w:r>
        <w:t>Management Service</w:t>
      </w:r>
      <w:bookmarkEnd w:id="94"/>
    </w:p>
    <w:p w:rsidR="00413EAF" w:rsidRDefault="00413EAF" w:rsidP="00413EAF">
      <w:pPr>
        <w:pStyle w:val="BodyText"/>
      </w:pPr>
      <w:r>
        <w:t>The management service will need to pass through the real-time request to the collection service and return the results when completed.</w:t>
      </w:r>
    </w:p>
    <w:p w:rsidR="00413EAF" w:rsidRDefault="00413EAF" w:rsidP="00413EAF">
      <w:pPr>
        <w:pStyle w:val="Heading3"/>
      </w:pPr>
      <w:bookmarkStart w:id="95" w:name="_Toc257024121"/>
      <w:r>
        <w:t>Desktop Client</w:t>
      </w:r>
      <w:bookmarkEnd w:id="95"/>
    </w:p>
    <w:p w:rsidR="00413EAF" w:rsidRPr="0090067A" w:rsidRDefault="00413EAF" w:rsidP="00413EAF">
      <w:pPr>
        <w:pStyle w:val="BodyText"/>
      </w:pPr>
      <w:r>
        <w:t>A new view will be added to show the active wait statistics.  The same data is used to drive all the charts.  It just needs to be filtered and summarized to match the chart.   Refer to section 5 for the details.</w:t>
      </w:r>
    </w:p>
    <w:p w:rsidR="00413EAF" w:rsidRPr="0090067A" w:rsidRDefault="00413EAF" w:rsidP="00413EAF">
      <w:pPr>
        <w:pStyle w:val="Heading3"/>
      </w:pPr>
      <w:bookmarkStart w:id="96" w:name="_Toc257024122"/>
      <w:r>
        <w:t>Repository</w:t>
      </w:r>
      <w:bookmarkEnd w:id="96"/>
    </w:p>
    <w:p w:rsidR="00413EAF" w:rsidRDefault="00413EAF" w:rsidP="00413EAF">
      <w:pPr>
        <w:pStyle w:val="BodyText"/>
      </w:pPr>
      <w:del w:id="97" w:author="Vicky Harp" w:date="2010-03-22T16:21:00Z">
        <w:r w:rsidDel="007F3A4E">
          <w:delText>No changes – this is a real-time view.</w:delText>
        </w:r>
      </w:del>
      <w:ins w:id="98" w:author="Vicky Harp" w:date="2010-03-22T16:21:00Z">
        <w:r>
          <w:t>The wait statistics by query will be saved to the repository</w:t>
        </w:r>
      </w:ins>
      <w:ins w:id="99" w:author="Vicky Harp" w:date="2010-03-22T16:22:00Z">
        <w:r>
          <w:t xml:space="preserve"> for retrieval by the desktop client.  While this area is not well defined yet, the data will probably be saved in a serialized fashion much like the current Session Details.  The wait statistics history data will be groomed out with the rest of the server activity history data.</w:t>
        </w:r>
      </w:ins>
    </w:p>
    <w:p w:rsidR="00413EAF" w:rsidRPr="0090067A" w:rsidRDefault="00413EAF" w:rsidP="00413EAF">
      <w:pPr>
        <w:pStyle w:val="BodyText"/>
      </w:pPr>
    </w:p>
    <w:p w:rsidR="00413EAF" w:rsidRDefault="00413EAF" w:rsidP="00413EAF">
      <w:pPr>
        <w:pStyle w:val="Heading2"/>
      </w:pPr>
      <w:bookmarkStart w:id="100" w:name="_Toc257024123"/>
      <w:r>
        <w:t>Installation Issues</w:t>
      </w:r>
      <w:bookmarkEnd w:id="100"/>
    </w:p>
    <w:p w:rsidR="00413EAF" w:rsidRDefault="00413EAF" w:rsidP="00413EAF">
      <w:pPr>
        <w:pStyle w:val="BodyText"/>
      </w:pPr>
      <w:r>
        <w:t>None</w:t>
      </w:r>
    </w:p>
    <w:p w:rsidR="00413EAF" w:rsidRPr="0090067A" w:rsidRDefault="00413EAF" w:rsidP="00413EAF">
      <w:pPr>
        <w:pStyle w:val="BodyText"/>
      </w:pPr>
    </w:p>
    <w:p w:rsidR="00413EAF" w:rsidRDefault="00413EAF" w:rsidP="00413EAF">
      <w:pPr>
        <w:pStyle w:val="Heading2"/>
      </w:pPr>
      <w:bookmarkStart w:id="101" w:name="_Toc257024124"/>
      <w:bookmarkStart w:id="102" w:name="_Toc360430713"/>
      <w:bookmarkStart w:id="103" w:name="_Toc360430805"/>
      <w:bookmarkStart w:id="104" w:name="_Toc360431061"/>
      <w:bookmarkStart w:id="105" w:name="_Toc360431526"/>
      <w:bookmarkStart w:id="106" w:name="_Toc360431938"/>
      <w:bookmarkStart w:id="107" w:name="_Toc360433710"/>
      <w:bookmarkStart w:id="108" w:name="_Toc374866372"/>
      <w:bookmarkStart w:id="109" w:name="_Toc375126877"/>
      <w:bookmarkStart w:id="110" w:name="_Toc375126908"/>
      <w:bookmarkStart w:id="111" w:name="_Toc375126933"/>
      <w:bookmarkStart w:id="112" w:name="_Toc377373074"/>
      <w:bookmarkStart w:id="113" w:name="_Toc378468809"/>
      <w:bookmarkStart w:id="114" w:name="_Toc381264549"/>
      <w:r>
        <w:t>Schedule</w:t>
      </w:r>
      <w:bookmarkEnd w:id="101"/>
    </w:p>
    <w:p w:rsidR="00413EAF" w:rsidRDefault="00413EAF" w:rsidP="00413EAF">
      <w:pPr>
        <w:pStyle w:val="Heading3"/>
      </w:pPr>
      <w:bookmarkStart w:id="115" w:name="_Toc257024125"/>
      <w:r>
        <w:t>Work Breakdown and Sizing</w:t>
      </w:r>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721"/>
        <w:gridCol w:w="1386"/>
        <w:gridCol w:w="1469"/>
      </w:tblGrid>
      <w:tr w:rsidR="00413EAF" w:rsidTr="00513CB5">
        <w:tc>
          <w:tcPr>
            <w:tcW w:w="6721" w:type="dxa"/>
            <w:shd w:val="clear" w:color="auto" w:fill="C0C0C0"/>
          </w:tcPr>
          <w:p w:rsidR="00413EAF" w:rsidRDefault="00413EAF" w:rsidP="00513CB5">
            <w:pPr>
              <w:pStyle w:val="BodyText"/>
            </w:pPr>
            <w:r>
              <w:t>Component</w:t>
            </w:r>
          </w:p>
        </w:tc>
        <w:tc>
          <w:tcPr>
            <w:tcW w:w="1386" w:type="dxa"/>
            <w:shd w:val="clear" w:color="auto" w:fill="C0C0C0"/>
          </w:tcPr>
          <w:p w:rsidR="00413EAF" w:rsidRDefault="00413EAF" w:rsidP="00513CB5">
            <w:pPr>
              <w:pStyle w:val="BodyText"/>
            </w:pPr>
            <w:r>
              <w:t>Who</w:t>
            </w:r>
          </w:p>
        </w:tc>
        <w:tc>
          <w:tcPr>
            <w:tcW w:w="1469" w:type="dxa"/>
            <w:shd w:val="clear" w:color="auto" w:fill="C0C0C0"/>
          </w:tcPr>
          <w:p w:rsidR="00413EAF" w:rsidRDefault="00413EAF" w:rsidP="00513CB5">
            <w:pPr>
              <w:pStyle w:val="BodyText"/>
            </w:pPr>
            <w:r>
              <w:t>Sizing</w:t>
            </w:r>
          </w:p>
        </w:tc>
      </w:tr>
      <w:tr w:rsidR="00413EAF" w:rsidTr="00513CB5">
        <w:tc>
          <w:tcPr>
            <w:tcW w:w="6721" w:type="dxa"/>
          </w:tcPr>
          <w:p w:rsidR="00413EAF" w:rsidRDefault="00413EAF" w:rsidP="00513CB5">
            <w:pPr>
              <w:pStyle w:val="BodyText"/>
            </w:pPr>
            <w:r>
              <w:t>Collection Service</w:t>
            </w:r>
          </w:p>
        </w:tc>
        <w:tc>
          <w:tcPr>
            <w:tcW w:w="1386" w:type="dxa"/>
          </w:tcPr>
          <w:p w:rsidR="00413EAF" w:rsidRDefault="00413EAF" w:rsidP="00513CB5">
            <w:pPr>
              <w:pStyle w:val="BodyText"/>
            </w:pPr>
            <w:r>
              <w:t>Vicky</w:t>
            </w:r>
          </w:p>
        </w:tc>
        <w:tc>
          <w:tcPr>
            <w:tcW w:w="1469" w:type="dxa"/>
          </w:tcPr>
          <w:p w:rsidR="00413EAF" w:rsidRDefault="00413EAF" w:rsidP="00513CB5">
            <w:pPr>
              <w:pStyle w:val="BodyText"/>
            </w:pPr>
            <w:del w:id="116" w:author="Vicky Harp" w:date="2010-03-22T16:23:00Z">
              <w:r w:rsidDel="007F3A4E">
                <w:delText xml:space="preserve">5 </w:delText>
              </w:r>
            </w:del>
            <w:ins w:id="117" w:author="Vicky Harp" w:date="2010-03-22T16:23:00Z">
              <w:r>
                <w:t xml:space="preserve">10 </w:t>
              </w:r>
            </w:ins>
            <w:r>
              <w:t>days</w:t>
            </w:r>
          </w:p>
        </w:tc>
      </w:tr>
      <w:tr w:rsidR="00413EAF" w:rsidTr="00513CB5">
        <w:tc>
          <w:tcPr>
            <w:tcW w:w="6721" w:type="dxa"/>
          </w:tcPr>
          <w:p w:rsidR="00413EAF" w:rsidRDefault="00413EAF" w:rsidP="00513CB5">
            <w:pPr>
              <w:pStyle w:val="BodyText"/>
            </w:pPr>
            <w:r>
              <w:t>Management Service</w:t>
            </w:r>
          </w:p>
        </w:tc>
        <w:tc>
          <w:tcPr>
            <w:tcW w:w="1386" w:type="dxa"/>
          </w:tcPr>
          <w:p w:rsidR="00413EAF" w:rsidRDefault="00413EAF" w:rsidP="00513CB5">
            <w:pPr>
              <w:pStyle w:val="BodyText"/>
            </w:pPr>
            <w:del w:id="118" w:author="Vicky Harp" w:date="2010-03-22T16:23:00Z">
              <w:r w:rsidDel="007F3A4E">
                <w:delText>???</w:delText>
              </w:r>
            </w:del>
            <w:ins w:id="119" w:author="Vicky Harp" w:date="2010-03-22T16:23:00Z">
              <w:r>
                <w:t>Vicky</w:t>
              </w:r>
            </w:ins>
          </w:p>
        </w:tc>
        <w:tc>
          <w:tcPr>
            <w:tcW w:w="1469" w:type="dxa"/>
          </w:tcPr>
          <w:p w:rsidR="00413EAF" w:rsidRDefault="00413EAF" w:rsidP="00513CB5">
            <w:pPr>
              <w:pStyle w:val="BodyText"/>
            </w:pPr>
            <w:del w:id="120" w:author="Vicky Harp" w:date="2010-03-22T16:23:00Z">
              <w:r w:rsidDel="007F3A4E">
                <w:delText xml:space="preserve">0 </w:delText>
              </w:r>
            </w:del>
            <w:ins w:id="121" w:author="Vicky Harp" w:date="2010-03-22T16:23:00Z">
              <w:r>
                <w:t xml:space="preserve">3 </w:t>
              </w:r>
            </w:ins>
            <w:r>
              <w:t>days</w:t>
            </w:r>
          </w:p>
        </w:tc>
      </w:tr>
      <w:tr w:rsidR="00413EAF" w:rsidTr="00513CB5">
        <w:tc>
          <w:tcPr>
            <w:tcW w:w="6721" w:type="dxa"/>
          </w:tcPr>
          <w:p w:rsidR="00413EAF" w:rsidRDefault="00413EAF" w:rsidP="00513CB5">
            <w:pPr>
              <w:pStyle w:val="BodyText"/>
            </w:pPr>
            <w:r>
              <w:t>Repository</w:t>
            </w:r>
          </w:p>
        </w:tc>
        <w:tc>
          <w:tcPr>
            <w:tcW w:w="1386" w:type="dxa"/>
          </w:tcPr>
          <w:p w:rsidR="00413EAF" w:rsidRDefault="00413EAF" w:rsidP="00513CB5">
            <w:pPr>
              <w:pStyle w:val="BodyText"/>
            </w:pPr>
            <w:r>
              <w:t>Vicky</w:t>
            </w:r>
          </w:p>
        </w:tc>
        <w:tc>
          <w:tcPr>
            <w:tcW w:w="1469" w:type="dxa"/>
          </w:tcPr>
          <w:p w:rsidR="00413EAF" w:rsidRDefault="00413EAF" w:rsidP="00513CB5">
            <w:pPr>
              <w:pStyle w:val="BodyText"/>
            </w:pPr>
            <w:del w:id="122" w:author="Vicky Harp" w:date="2010-03-22T16:23:00Z">
              <w:r w:rsidDel="007F3A4E">
                <w:delText xml:space="preserve">0 </w:delText>
              </w:r>
            </w:del>
            <w:ins w:id="123" w:author="Vicky Harp" w:date="2010-03-22T16:23:00Z">
              <w:r>
                <w:t xml:space="preserve">3 </w:t>
              </w:r>
            </w:ins>
            <w:r>
              <w:t>day</w:t>
            </w:r>
          </w:p>
        </w:tc>
      </w:tr>
      <w:tr w:rsidR="00413EAF" w:rsidTr="00513CB5">
        <w:tc>
          <w:tcPr>
            <w:tcW w:w="6721" w:type="dxa"/>
          </w:tcPr>
          <w:p w:rsidR="00413EAF" w:rsidRDefault="00413EAF" w:rsidP="00513CB5">
            <w:pPr>
              <w:pStyle w:val="BodyText"/>
            </w:pPr>
            <w:r>
              <w:t>Desktop Client</w:t>
            </w:r>
          </w:p>
        </w:tc>
        <w:tc>
          <w:tcPr>
            <w:tcW w:w="1386" w:type="dxa"/>
          </w:tcPr>
          <w:p w:rsidR="00413EAF" w:rsidRDefault="00413EAF" w:rsidP="00513CB5">
            <w:pPr>
              <w:pStyle w:val="BodyText"/>
            </w:pPr>
            <w:del w:id="124" w:author="Vicky Harp" w:date="2010-03-22T16:23:00Z">
              <w:r w:rsidDel="007F3A4E">
                <w:delText>???</w:delText>
              </w:r>
            </w:del>
            <w:ins w:id="125" w:author="Vicky Harp" w:date="2010-03-22T16:23:00Z">
              <w:r>
                <w:t>Quentin</w:t>
              </w:r>
            </w:ins>
          </w:p>
        </w:tc>
        <w:tc>
          <w:tcPr>
            <w:tcW w:w="1469" w:type="dxa"/>
          </w:tcPr>
          <w:p w:rsidR="00413EAF" w:rsidRDefault="00413EAF" w:rsidP="00513CB5">
            <w:pPr>
              <w:pStyle w:val="BodyText"/>
            </w:pPr>
            <w:del w:id="126" w:author="Vicky Harp" w:date="2010-03-22T16:24:00Z">
              <w:r w:rsidDel="007F3A4E">
                <w:delText xml:space="preserve">10 </w:delText>
              </w:r>
            </w:del>
            <w:ins w:id="127" w:author="Vicky Harp" w:date="2010-03-22T16:24:00Z">
              <w:r>
                <w:t>1</w:t>
              </w:r>
            </w:ins>
            <w:ins w:id="128" w:author="Vicky Harp" w:date="2010-03-22T16:25:00Z">
              <w:r>
                <w:t>4</w:t>
              </w:r>
            </w:ins>
            <w:ins w:id="129" w:author="Vicky Harp" w:date="2010-03-22T16:24:00Z">
              <w:r>
                <w:t xml:space="preserve"> </w:t>
              </w:r>
            </w:ins>
            <w:r>
              <w:t>days</w:t>
            </w:r>
          </w:p>
        </w:tc>
      </w:tr>
      <w:tr w:rsidR="00413EAF" w:rsidTr="00513CB5">
        <w:tc>
          <w:tcPr>
            <w:tcW w:w="6721" w:type="dxa"/>
          </w:tcPr>
          <w:p w:rsidR="00413EAF" w:rsidRDefault="00413EAF" w:rsidP="00513CB5">
            <w:pPr>
              <w:pStyle w:val="BodyText"/>
            </w:pPr>
            <w:r>
              <w:t>Unit and Integration Testing</w:t>
            </w:r>
          </w:p>
        </w:tc>
        <w:tc>
          <w:tcPr>
            <w:tcW w:w="1386" w:type="dxa"/>
          </w:tcPr>
          <w:p w:rsidR="00413EAF" w:rsidRDefault="00413EAF" w:rsidP="00513CB5">
            <w:pPr>
              <w:pStyle w:val="BodyText"/>
            </w:pPr>
            <w:r>
              <w:t>All</w:t>
            </w:r>
          </w:p>
        </w:tc>
        <w:tc>
          <w:tcPr>
            <w:tcW w:w="1469" w:type="dxa"/>
          </w:tcPr>
          <w:p w:rsidR="00413EAF" w:rsidRDefault="00413EAF" w:rsidP="00513CB5">
            <w:pPr>
              <w:pStyle w:val="BodyText"/>
            </w:pPr>
            <w:del w:id="130" w:author="Vicky Harp" w:date="2010-03-22T16:24:00Z">
              <w:r w:rsidDel="007F3A4E">
                <w:delText xml:space="preserve">1 </w:delText>
              </w:r>
            </w:del>
            <w:ins w:id="131" w:author="Vicky Harp" w:date="2010-03-22T16:24:00Z">
              <w:r>
                <w:t xml:space="preserve">2 </w:t>
              </w:r>
            </w:ins>
            <w:r>
              <w:t>day</w:t>
            </w:r>
            <w:ins w:id="132" w:author="Vicky Harp" w:date="2010-03-22T16:24:00Z">
              <w:r>
                <w:t>s</w:t>
              </w:r>
            </w:ins>
          </w:p>
        </w:tc>
      </w:tr>
      <w:tr w:rsidR="00413EAF" w:rsidTr="00513CB5">
        <w:tc>
          <w:tcPr>
            <w:tcW w:w="6721" w:type="dxa"/>
          </w:tcPr>
          <w:p w:rsidR="00413EAF" w:rsidRDefault="00413EAF" w:rsidP="00513CB5">
            <w:pPr>
              <w:pStyle w:val="BodyText"/>
              <w:rPr>
                <w:b/>
                <w:bCs/>
                <w:sz w:val="24"/>
              </w:rPr>
            </w:pPr>
            <w:r>
              <w:rPr>
                <w:b/>
                <w:bCs/>
                <w:sz w:val="24"/>
              </w:rPr>
              <w:t>Total</w:t>
            </w:r>
          </w:p>
        </w:tc>
        <w:tc>
          <w:tcPr>
            <w:tcW w:w="1386" w:type="dxa"/>
          </w:tcPr>
          <w:p w:rsidR="00413EAF" w:rsidRDefault="00413EAF" w:rsidP="00513CB5">
            <w:pPr>
              <w:pStyle w:val="BodyText"/>
              <w:rPr>
                <w:b/>
                <w:bCs/>
                <w:sz w:val="24"/>
              </w:rPr>
            </w:pPr>
          </w:p>
        </w:tc>
        <w:tc>
          <w:tcPr>
            <w:tcW w:w="1469" w:type="dxa"/>
          </w:tcPr>
          <w:p w:rsidR="00413EAF" w:rsidRDefault="00413EAF" w:rsidP="00513CB5">
            <w:pPr>
              <w:pStyle w:val="BodyText"/>
              <w:rPr>
                <w:b/>
                <w:bCs/>
                <w:sz w:val="24"/>
              </w:rPr>
            </w:pPr>
            <w:del w:id="133" w:author="Vicky Harp" w:date="2010-03-22T16:25:00Z">
              <w:r w:rsidDel="007F3A4E">
                <w:rPr>
                  <w:b/>
                  <w:bCs/>
                  <w:sz w:val="24"/>
                </w:rPr>
                <w:delText xml:space="preserve">16 </w:delText>
              </w:r>
            </w:del>
            <w:ins w:id="134" w:author="Vicky Harp" w:date="2010-03-22T16:25:00Z">
              <w:r>
                <w:rPr>
                  <w:b/>
                  <w:bCs/>
                  <w:sz w:val="24"/>
                </w:rPr>
                <w:t xml:space="preserve">32 </w:t>
              </w:r>
            </w:ins>
            <w:r>
              <w:rPr>
                <w:b/>
                <w:bCs/>
                <w:sz w:val="24"/>
              </w:rPr>
              <w:t>days</w:t>
            </w:r>
          </w:p>
        </w:tc>
      </w:tr>
    </w:tbl>
    <w:p w:rsidR="00413EAF" w:rsidRDefault="00413EAF" w:rsidP="00413EAF">
      <w:pPr>
        <w:pStyle w:val="BodyText"/>
      </w:pPr>
    </w:p>
    <w:p w:rsidR="00413EAF" w:rsidRDefault="00413EAF" w:rsidP="00413EAF">
      <w:pPr>
        <w:pStyle w:val="Heading3"/>
      </w:pPr>
      <w:bookmarkStart w:id="135" w:name="_Toc257024126"/>
      <w:r>
        <w:t>Areas of Risk</w:t>
      </w:r>
      <w:bookmarkEnd w:id="102"/>
      <w:bookmarkEnd w:id="103"/>
      <w:bookmarkEnd w:id="104"/>
      <w:bookmarkEnd w:id="105"/>
      <w:bookmarkEnd w:id="106"/>
      <w:bookmarkEnd w:id="107"/>
      <w:bookmarkEnd w:id="108"/>
      <w:bookmarkEnd w:id="109"/>
      <w:bookmarkEnd w:id="110"/>
      <w:bookmarkEnd w:id="111"/>
      <w:bookmarkEnd w:id="112"/>
      <w:bookmarkEnd w:id="113"/>
      <w:bookmarkEnd w:id="114"/>
      <w:bookmarkEnd w:id="135"/>
    </w:p>
    <w:p w:rsidR="00413EAF" w:rsidDel="00C94506" w:rsidRDefault="00413EAF" w:rsidP="00413EAF">
      <w:pPr>
        <w:pStyle w:val="CommentText"/>
        <w:ind w:left="720"/>
        <w:rPr>
          <w:del w:id="136" w:author="Vicky Harp" w:date="2010-03-23T09:41:00Z"/>
        </w:rPr>
      </w:pPr>
      <w:bookmarkStart w:id="137" w:name="_Toc377373075"/>
    </w:p>
    <w:p w:rsidR="00413EAF" w:rsidRDefault="00413EAF" w:rsidP="00413EAF">
      <w:pPr>
        <w:pStyle w:val="BodyText"/>
      </w:pPr>
      <w:ins w:id="138" w:author="Vicky Harp" w:date="2010-03-23T09:41:00Z">
        <w:r>
          <w:t>This is an entirely new form of collection for the collection service and should be considered high risk</w:t>
        </w:r>
      </w:ins>
      <w:ins w:id="139" w:author="Vicky Harp" w:date="2010-03-23T09:42:00Z">
        <w:r>
          <w:t>.</w:t>
        </w:r>
      </w:ins>
      <w:ins w:id="140" w:author="Vicky Harp" w:date="2010-03-23T09:43:00Z">
        <w:r>
          <w:t xml:space="preserve">  This risk extends to almost every part of the collection service because a severe performance bottleneck could affect the </w:t>
        </w:r>
        <w:r>
          <w:lastRenderedPageBreak/>
          <w:t>performance of all on-demand and scheduled collections.  Special attention should be paid to ensure that the wait stats collection starts and stops when expected and that wait stats collections do not stack up on each other.</w:t>
        </w:r>
      </w:ins>
    </w:p>
    <w:p w:rsidR="00413EAF" w:rsidRDefault="00413EAF" w:rsidP="00413EAF">
      <w:pPr>
        <w:pStyle w:val="Heading1"/>
      </w:pPr>
      <w:bookmarkStart w:id="141" w:name="_Toc257024127"/>
      <w:bookmarkEnd w:id="137"/>
      <w:r>
        <w:t>Quality Assurance Considerations</w:t>
      </w:r>
      <w:bookmarkEnd w:id="141"/>
      <w:r>
        <w:rPr>
          <w:rStyle w:val="CommentReference"/>
        </w:rPr>
        <w:t xml:space="preserve"> </w:t>
      </w:r>
    </w:p>
    <w:p w:rsidR="00413EAF" w:rsidRDefault="00413EAF" w:rsidP="00413EAF">
      <w:pPr>
        <w:pStyle w:val="Heading3"/>
      </w:pPr>
      <w:bookmarkStart w:id="142" w:name="_Toc257024128"/>
      <w:r>
        <w:t>Overview</w:t>
      </w:r>
      <w:bookmarkEnd w:id="142"/>
    </w:p>
    <w:p w:rsidR="00413EAF" w:rsidRPr="00286E59" w:rsidRDefault="00413EAF" w:rsidP="00413EAF">
      <w:pPr>
        <w:pStyle w:val="BodyText"/>
      </w:pPr>
      <w:ins w:id="143" w:author="Vicky Harp" w:date="2010-03-23T09:44:00Z">
        <w:r>
          <w:t>As this is a high risk feature it will be delivered in multiple parts to allow the separate testing of the scheduled component and the on-demand component of the wait collection.</w:t>
        </w:r>
      </w:ins>
    </w:p>
    <w:p w:rsidR="00413EAF" w:rsidRDefault="00413EAF" w:rsidP="00413EAF">
      <w:pPr>
        <w:pStyle w:val="Heading3"/>
      </w:pPr>
      <w:bookmarkStart w:id="144" w:name="_Toc257024129"/>
      <w:r>
        <w:t>Developer-Created Unit Tests</w:t>
      </w:r>
      <w:bookmarkEnd w:id="144"/>
    </w:p>
    <w:p w:rsidR="00413EAF" w:rsidRDefault="00413EAF" w:rsidP="00413EAF">
      <w:pPr>
        <w:pStyle w:val="BodyText"/>
      </w:pPr>
      <w:r>
        <w:rPr>
          <w:noProof/>
        </w:rPr>
        <w:t>None expected</w:t>
      </w:r>
    </w:p>
    <w:p w:rsidR="00413EAF" w:rsidRDefault="00413EAF" w:rsidP="00413EAF">
      <w:pPr>
        <w:pStyle w:val="BodyText"/>
      </w:pPr>
    </w:p>
    <w:p w:rsidR="00413EAF" w:rsidRDefault="00413EAF" w:rsidP="00413EAF">
      <w:pPr>
        <w:pStyle w:val="Heading1"/>
      </w:pPr>
      <w:bookmarkStart w:id="145" w:name="_Toc257024130"/>
      <w:r>
        <w:t>Documentation Consideration</w:t>
      </w:r>
      <w:bookmarkEnd w:id="145"/>
    </w:p>
    <w:p w:rsidR="00413EAF" w:rsidRDefault="00413EAF" w:rsidP="00413EAF">
      <w:pPr>
        <w:pStyle w:val="BodyText"/>
      </w:pPr>
      <w:r>
        <w:t>None</w:t>
      </w:r>
    </w:p>
    <w:p w:rsidR="00413EAF" w:rsidRDefault="00413EAF" w:rsidP="00413EAF">
      <w:pPr>
        <w:spacing w:after="0" w:line="240" w:lineRule="auto"/>
        <w:rPr>
          <w:rFonts w:ascii="Times New Roman" w:eastAsia="Times New Roman" w:hAnsi="Times New Roman"/>
          <w:sz w:val="20"/>
          <w:szCs w:val="20"/>
        </w:rPr>
      </w:pPr>
      <w:r>
        <w:br w:type="page"/>
      </w:r>
    </w:p>
    <w:p w:rsidR="00413EAF" w:rsidRPr="00286E59" w:rsidRDefault="00413EAF" w:rsidP="00413EAF">
      <w:pPr>
        <w:pStyle w:val="BodyText"/>
      </w:pPr>
    </w:p>
    <w:p w:rsidR="00413EAF" w:rsidRDefault="00413EAF" w:rsidP="00413EAF">
      <w:pPr>
        <w:pStyle w:val="Heading1"/>
      </w:pPr>
      <w:r>
        <w:t>Appendix 1 – Implementation Notes</w:t>
      </w:r>
    </w:p>
    <w:p w:rsidR="00413EAF" w:rsidRDefault="00413EAF" w:rsidP="00413EAF">
      <w:r>
        <w:t>A number of changes were introduced during implementation in response to QA and PM requests and in order to fulfill technical requirements.  For completeness these changes are delineated below.  The same appendix is being included for both the Server Waits and Query Waits specifications.</w:t>
      </w:r>
    </w:p>
    <w:p w:rsidR="00413EAF" w:rsidRDefault="00413EAF" w:rsidP="00413EAF">
      <w:pPr>
        <w:pStyle w:val="ListParagraph"/>
        <w:numPr>
          <w:ilvl w:val="0"/>
          <w:numId w:val="7"/>
        </w:numPr>
      </w:pPr>
      <w:r>
        <w:t>The Server Waits View will have both a line chart and a stacked chart, as well as the ability to change between the chart types</w:t>
      </w:r>
    </w:p>
    <w:p w:rsidR="00413EAF" w:rsidRDefault="00413EAF" w:rsidP="00413EAF">
      <w:pPr>
        <w:pStyle w:val="ListParagraph"/>
        <w:numPr>
          <w:ilvl w:val="0"/>
          <w:numId w:val="7"/>
        </w:numPr>
      </w:pPr>
      <w:r>
        <w:t>In Server Waits and Query Waits the legend will reflect Wait Categories and not specific wait types</w:t>
      </w:r>
    </w:p>
    <w:p w:rsidR="00413EAF" w:rsidRDefault="00413EAF" w:rsidP="00413EAF">
      <w:pPr>
        <w:pStyle w:val="ListParagraph"/>
        <w:numPr>
          <w:ilvl w:val="0"/>
          <w:numId w:val="7"/>
        </w:numPr>
      </w:pPr>
      <w:r>
        <w:t>While it was discussed on and off, no pie chart will be included for the Server Waits view in this release</w:t>
      </w:r>
    </w:p>
    <w:p w:rsidR="00413EAF" w:rsidRDefault="00413EAF" w:rsidP="00413EAF">
      <w:pPr>
        <w:pStyle w:val="ListParagraph"/>
        <w:numPr>
          <w:ilvl w:val="0"/>
          <w:numId w:val="7"/>
        </w:numPr>
      </w:pPr>
      <w:r>
        <w:t>In the Query Waits view two buttons will be added to the ribbon:</w:t>
      </w:r>
    </w:p>
    <w:p w:rsidR="00413EAF" w:rsidRDefault="00413EAF" w:rsidP="00413EAF">
      <w:pPr>
        <w:pStyle w:val="ListParagraph"/>
        <w:numPr>
          <w:ilvl w:val="1"/>
          <w:numId w:val="7"/>
        </w:numPr>
      </w:pPr>
      <w:r>
        <w:t>A link to the Server Properties page to allow the query wait statistics to be configured</w:t>
      </w:r>
    </w:p>
    <w:p w:rsidR="00413EAF" w:rsidRDefault="00413EAF" w:rsidP="00413EAF">
      <w:pPr>
        <w:pStyle w:val="ListParagraph"/>
        <w:numPr>
          <w:ilvl w:val="1"/>
          <w:numId w:val="7"/>
        </w:numPr>
      </w:pPr>
      <w:r>
        <w:t>A button to define the number of records returned in the charts – the Top X, defaulting to 10</w:t>
      </w:r>
    </w:p>
    <w:p w:rsidR="00413EAF" w:rsidRDefault="00413EAF" w:rsidP="00413EAF">
      <w:pPr>
        <w:pStyle w:val="ListParagraph"/>
        <w:numPr>
          <w:ilvl w:val="0"/>
          <w:numId w:val="7"/>
        </w:numPr>
      </w:pPr>
      <w:r>
        <w:t>Where labels for a chart are too long and are truncated, the series should be right-clicked upon to view the full label</w:t>
      </w:r>
    </w:p>
    <w:p w:rsidR="00413EAF" w:rsidRDefault="00413EAF" w:rsidP="00413EAF">
      <w:pPr>
        <w:pStyle w:val="ListParagraph"/>
        <w:numPr>
          <w:ilvl w:val="0"/>
          <w:numId w:val="7"/>
        </w:numPr>
      </w:pPr>
      <w:r>
        <w:t>In Query Waits, when switching to timeline mode the top X series being shown will be the series shown in the timeline mode as well</w:t>
      </w:r>
    </w:p>
    <w:p w:rsidR="00413EAF" w:rsidRDefault="00413EAF" w:rsidP="00413EAF">
      <w:pPr>
        <w:pStyle w:val="ListParagraph"/>
        <w:numPr>
          <w:ilvl w:val="0"/>
          <w:numId w:val="7"/>
        </w:numPr>
      </w:pPr>
      <w:r>
        <w:t>This specification refers to drill-throughs or links to other product areas.  This is not being implemented in this release.</w:t>
      </w:r>
    </w:p>
    <w:p w:rsidR="00413EAF" w:rsidRDefault="00413EAF" w:rsidP="00413EAF"/>
    <w:p w:rsidR="00413EAF" w:rsidRDefault="00413EAF" w:rsidP="00413EAF"/>
    <w:p w:rsidR="00E11D70" w:rsidRPr="00413EAF" w:rsidRDefault="00E11D70" w:rsidP="00413EAF"/>
    <w:sectPr w:rsidR="00E11D70" w:rsidRPr="00413EAF" w:rsidSect="002E3566">
      <w:footerReference w:type="default" r:id="rId18"/>
      <w:type w:val="continuous"/>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60" w:author="Charles Chandler" w:date="2010-05-12T10:36:00Z" w:initials="CC">
    <w:p w:rsidR="00413EAF" w:rsidRDefault="00413EAF" w:rsidP="00413EAF">
      <w:pPr>
        <w:pStyle w:val="CommentText"/>
      </w:pPr>
      <w:r>
        <w:rPr>
          <w:rStyle w:val="CommentReference"/>
        </w:rPr>
        <w:annotationRef/>
      </w:r>
      <w:r>
        <w:t>Is “both” a typo, or are there several real time modes that this will be available in?</w:t>
      </w:r>
    </w:p>
  </w:comment>
  <w:comment w:id="63" w:author="hsullivan" w:date="2010-05-12T10:36:00Z" w:initials="h">
    <w:p w:rsidR="00413EAF" w:rsidRDefault="00413EAF" w:rsidP="00413EAF">
      <w:pPr>
        <w:pStyle w:val="CommentText"/>
      </w:pPr>
      <w:r>
        <w:rPr>
          <w:rStyle w:val="CommentReference"/>
        </w:rPr>
        <w:annotationRef/>
      </w:r>
      <w:r>
        <w:t>I think it’s important to have the ability for the x-axis to be ‘time’.  So basically, the user can ‘monitor’ real-time wait stats by server, app/database, user, query. So, the x-axis is time, the y-axis is wait time and the series can be Instance, DB/App, User, Query</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9091C" w:rsidRDefault="0049091C" w:rsidP="00B068D2">
      <w:pPr>
        <w:spacing w:after="0" w:line="240" w:lineRule="auto"/>
      </w:pPr>
      <w:r>
        <w:separator/>
      </w:r>
    </w:p>
  </w:endnote>
  <w:endnote w:type="continuationSeparator" w:id="0">
    <w:p w:rsidR="0049091C" w:rsidRDefault="0049091C" w:rsidP="00B068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3EAF" w:rsidRDefault="00413EAF">
    <w:pPr>
      <w:pStyle w:val="Footer"/>
      <w:pBdr>
        <w:top w:val="single" w:sz="18" w:space="1" w:color="auto"/>
      </w:pBdr>
      <w:spacing w:before="240"/>
      <w:rPr>
        <w:rFonts w:ascii="Arial" w:hAnsi="Arial" w:cs="Arial"/>
        <w:i/>
        <w:sz w:val="16"/>
      </w:rPr>
    </w:pPr>
    <w:r>
      <w:rPr>
        <w:rFonts w:ascii="Arial" w:hAnsi="Arial" w:cs="Arial"/>
        <w:i/>
        <w:sz w:val="16"/>
      </w:rPr>
      <w:t>Specification</w:t>
    </w:r>
  </w:p>
  <w:p w:rsidR="00413EAF" w:rsidRDefault="00413EAF">
    <w:pPr>
      <w:pStyle w:val="Footer"/>
      <w:rPr>
        <w:rFonts w:ascii="Arial" w:hAnsi="Arial" w:cs="Arial"/>
        <w:i/>
        <w:sz w:val="16"/>
      </w:rPr>
    </w:pPr>
    <w:fldSimple w:instr=" TITLE  &quot;Wait Stat Monitoring of Queries&quot;  \* MERGEFORMAT ">
      <w:r w:rsidRPr="002C29AB">
        <w:rPr>
          <w:rFonts w:ascii="Calibri" w:hAnsi="Calibri"/>
        </w:rPr>
        <w:t>Wait Stat Monitoring of Queries</w:t>
      </w:r>
    </w:fldSimple>
    <w:r>
      <w:rPr>
        <w:rFonts w:ascii="Arial" w:hAnsi="Arial" w:cs="Arial"/>
        <w:i/>
        <w:sz w:val="16"/>
      </w:rPr>
      <w:t xml:space="preserve"> (as of </w:t>
    </w:r>
    <w:r>
      <w:rPr>
        <w:rFonts w:ascii="Arial" w:hAnsi="Arial" w:cs="Arial"/>
        <w:i/>
        <w:sz w:val="16"/>
      </w:rPr>
      <w:fldChar w:fldCharType="begin"/>
    </w:r>
    <w:r>
      <w:rPr>
        <w:rFonts w:ascii="Arial" w:hAnsi="Arial" w:cs="Arial"/>
        <w:i/>
        <w:sz w:val="16"/>
      </w:rPr>
      <w:instrText xml:space="preserve"> SAVEDATE \@ "dd-MMM-yyyy h:mm am/pm" \* MERGEFORMAT </w:instrText>
    </w:r>
    <w:r>
      <w:rPr>
        <w:rFonts w:ascii="Arial" w:hAnsi="Arial" w:cs="Arial"/>
        <w:i/>
        <w:sz w:val="16"/>
      </w:rPr>
      <w:fldChar w:fldCharType="separate"/>
    </w:r>
    <w:r>
      <w:rPr>
        <w:rFonts w:ascii="Arial" w:hAnsi="Arial" w:cs="Arial"/>
        <w:i/>
        <w:noProof/>
        <w:sz w:val="16"/>
      </w:rPr>
      <w:t>12-May-2010 10:32 AM</w:t>
    </w:r>
    <w:r>
      <w:rPr>
        <w:rFonts w:ascii="Arial" w:hAnsi="Arial" w:cs="Arial"/>
        <w:i/>
        <w:sz w:val="16"/>
      </w:rPr>
      <w:fldChar w:fldCharType="end"/>
    </w:r>
    <w:r>
      <w:rPr>
        <w:rFonts w:ascii="Arial" w:hAnsi="Arial" w:cs="Arial"/>
        <w:i/>
        <w:sz w:val="16"/>
      </w:rPr>
      <w:t>)</w:t>
    </w:r>
  </w:p>
  <w:p w:rsidR="00413EAF" w:rsidRDefault="00413EAF">
    <w:pPr>
      <w:pStyle w:val="Footer"/>
      <w:rPr>
        <w:rFonts w:ascii="Arial" w:hAnsi="Arial" w:cs="Arial"/>
        <w:i/>
        <w:sz w:val="16"/>
      </w:rPr>
    </w:pPr>
    <w:r>
      <w:rPr>
        <w:rFonts w:ascii="Arial" w:hAnsi="Arial" w:cs="Arial"/>
        <w:i/>
        <w:sz w:val="16"/>
      </w:rPr>
      <w:t>BBS Technologies, Inc. Confidential &amp; Proprietary Information</w:t>
    </w:r>
  </w:p>
  <w:p w:rsidR="00413EAF" w:rsidRDefault="00413EAF">
    <w:pPr>
      <w:pStyle w:val="Footer"/>
      <w:rPr>
        <w:rFonts w:ascii="Arial" w:hAnsi="Arial" w:cs="Arial"/>
        <w:i/>
        <w:sz w:val="16"/>
      </w:rPr>
    </w:pPr>
    <w:r>
      <w:rPr>
        <w:rFonts w:ascii="Arial" w:hAnsi="Arial" w:cs="Arial"/>
        <w:i/>
        <w:sz w:val="16"/>
      </w:rPr>
      <w:t>For Internal Distribution Only</w:t>
    </w:r>
  </w:p>
  <w:p w:rsidR="00413EAF" w:rsidRDefault="00413EAF">
    <w:pPr>
      <w:pStyle w:val="Footer"/>
    </w:pPr>
    <w:r>
      <w:rPr>
        <w:rFonts w:ascii="Arial" w:hAnsi="Arial" w:cs="Arial"/>
        <w:i/>
        <w:sz w:val="16"/>
      </w:rPr>
      <w:t xml:space="preserve">Page </w:t>
    </w:r>
    <w:r>
      <w:rPr>
        <w:rStyle w:val="PageNumber"/>
        <w:rFonts w:ascii="Arial" w:hAnsi="Arial" w:cs="Arial"/>
        <w:i/>
        <w:sz w:val="16"/>
      </w:rPr>
      <w:fldChar w:fldCharType="begin"/>
    </w:r>
    <w:r>
      <w:rPr>
        <w:rStyle w:val="PageNumber"/>
        <w:rFonts w:ascii="Arial" w:hAnsi="Arial" w:cs="Arial"/>
        <w:i/>
        <w:sz w:val="16"/>
      </w:rPr>
      <w:instrText xml:space="preserve"> PAGE </w:instrText>
    </w:r>
    <w:r>
      <w:rPr>
        <w:rStyle w:val="PageNumber"/>
        <w:rFonts w:ascii="Arial" w:hAnsi="Arial" w:cs="Arial"/>
        <w:i/>
        <w:sz w:val="16"/>
      </w:rPr>
      <w:fldChar w:fldCharType="separate"/>
    </w:r>
    <w:r>
      <w:rPr>
        <w:rStyle w:val="PageNumber"/>
        <w:rFonts w:ascii="Arial" w:hAnsi="Arial" w:cs="Arial"/>
        <w:i/>
        <w:noProof/>
        <w:sz w:val="16"/>
      </w:rPr>
      <w:t>iii</w:t>
    </w:r>
    <w:r>
      <w:rPr>
        <w:rStyle w:val="PageNumber"/>
        <w:rFonts w:ascii="Arial" w:hAnsi="Arial" w:cs="Arial"/>
        <w:i/>
        <w:sz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69E9" w:rsidRDefault="00DB5EBC">
    <w:pPr>
      <w:pStyle w:val="Footer"/>
      <w:pBdr>
        <w:top w:val="single" w:sz="18" w:space="1" w:color="auto"/>
      </w:pBdr>
      <w:spacing w:before="240"/>
      <w:rPr>
        <w:rFonts w:ascii="Arial" w:hAnsi="Arial" w:cs="Arial"/>
        <w:i/>
        <w:sz w:val="16"/>
      </w:rPr>
    </w:pPr>
    <w:r>
      <w:rPr>
        <w:rFonts w:ascii="Arial" w:hAnsi="Arial" w:cs="Arial"/>
        <w:i/>
        <w:sz w:val="16"/>
      </w:rPr>
      <w:t>Specification</w:t>
    </w:r>
  </w:p>
  <w:p w:rsidR="00FC69E9" w:rsidRDefault="00153F0F">
    <w:pPr>
      <w:pStyle w:val="Footer"/>
      <w:rPr>
        <w:rFonts w:ascii="Arial" w:hAnsi="Arial" w:cs="Arial"/>
        <w:i/>
        <w:sz w:val="16"/>
      </w:rPr>
    </w:pPr>
    <w:fldSimple w:instr=" TITLE  &quot;Wait Stat Monitoring&quot;  \* MERGEFORMAT ">
      <w:r w:rsidR="002C29AB" w:rsidRPr="002C29AB">
        <w:rPr>
          <w:rFonts w:ascii="Calibri" w:hAnsi="Calibri"/>
        </w:rPr>
        <w:t>Wait Stat Monitoring</w:t>
      </w:r>
    </w:fldSimple>
    <w:r w:rsidR="00DB5EBC">
      <w:rPr>
        <w:rFonts w:ascii="Arial" w:hAnsi="Arial" w:cs="Arial"/>
        <w:i/>
        <w:sz w:val="16"/>
      </w:rPr>
      <w:t xml:space="preserve"> (as of </w:t>
    </w:r>
    <w:r>
      <w:rPr>
        <w:rFonts w:ascii="Arial" w:hAnsi="Arial" w:cs="Arial"/>
        <w:i/>
        <w:sz w:val="16"/>
      </w:rPr>
      <w:fldChar w:fldCharType="begin"/>
    </w:r>
    <w:r w:rsidR="00DB5EBC">
      <w:rPr>
        <w:rFonts w:ascii="Arial" w:hAnsi="Arial" w:cs="Arial"/>
        <w:i/>
        <w:sz w:val="16"/>
      </w:rPr>
      <w:instrText xml:space="preserve"> SAVEDATE \@ "dd-MMM-yyyy h:mm am/pm" \* MERGEFORMAT </w:instrText>
    </w:r>
    <w:r>
      <w:rPr>
        <w:rFonts w:ascii="Arial" w:hAnsi="Arial" w:cs="Arial"/>
        <w:i/>
        <w:sz w:val="16"/>
      </w:rPr>
      <w:fldChar w:fldCharType="separate"/>
    </w:r>
    <w:r w:rsidR="00413EAF">
      <w:rPr>
        <w:rFonts w:ascii="Arial" w:hAnsi="Arial" w:cs="Arial"/>
        <w:i/>
        <w:noProof/>
        <w:sz w:val="16"/>
      </w:rPr>
      <w:t>23-Mar-2010 9:48 AM</w:t>
    </w:r>
    <w:r>
      <w:rPr>
        <w:rFonts w:ascii="Arial" w:hAnsi="Arial" w:cs="Arial"/>
        <w:i/>
        <w:sz w:val="16"/>
      </w:rPr>
      <w:fldChar w:fldCharType="end"/>
    </w:r>
    <w:r w:rsidR="00DB5EBC">
      <w:rPr>
        <w:rFonts w:ascii="Arial" w:hAnsi="Arial" w:cs="Arial"/>
        <w:i/>
        <w:sz w:val="16"/>
      </w:rPr>
      <w:t>)</w:t>
    </w:r>
  </w:p>
  <w:p w:rsidR="00FC69E9" w:rsidRDefault="00DB5EBC">
    <w:pPr>
      <w:pStyle w:val="Footer"/>
      <w:rPr>
        <w:rFonts w:ascii="Arial" w:hAnsi="Arial" w:cs="Arial"/>
        <w:i/>
        <w:sz w:val="16"/>
      </w:rPr>
    </w:pPr>
    <w:r>
      <w:rPr>
        <w:rFonts w:ascii="Arial" w:hAnsi="Arial" w:cs="Arial"/>
        <w:i/>
        <w:sz w:val="16"/>
      </w:rPr>
      <w:t>BBS Technologies, Inc. Confidential &amp; Proprietary Information</w:t>
    </w:r>
  </w:p>
  <w:p w:rsidR="00FC69E9" w:rsidRDefault="00DB5EBC">
    <w:pPr>
      <w:pStyle w:val="Footer"/>
      <w:rPr>
        <w:rFonts w:ascii="Arial" w:hAnsi="Arial" w:cs="Arial"/>
        <w:i/>
        <w:sz w:val="16"/>
      </w:rPr>
    </w:pPr>
    <w:r>
      <w:rPr>
        <w:rFonts w:ascii="Arial" w:hAnsi="Arial" w:cs="Arial"/>
        <w:i/>
        <w:sz w:val="16"/>
      </w:rPr>
      <w:t>For Internal Distribution Only</w:t>
    </w:r>
  </w:p>
  <w:p w:rsidR="00FC69E9" w:rsidRDefault="00DB5EBC">
    <w:pPr>
      <w:pStyle w:val="Footer"/>
    </w:pPr>
    <w:r>
      <w:rPr>
        <w:rFonts w:ascii="Arial" w:hAnsi="Arial" w:cs="Arial"/>
        <w:i/>
        <w:sz w:val="16"/>
      </w:rPr>
      <w:t xml:space="preserve">Page </w:t>
    </w:r>
    <w:r w:rsidR="00153F0F">
      <w:rPr>
        <w:rStyle w:val="PageNumber"/>
        <w:rFonts w:ascii="Arial" w:hAnsi="Arial" w:cs="Arial"/>
        <w:i/>
        <w:sz w:val="16"/>
      </w:rPr>
      <w:fldChar w:fldCharType="begin"/>
    </w:r>
    <w:r>
      <w:rPr>
        <w:rStyle w:val="PageNumber"/>
        <w:rFonts w:ascii="Arial" w:hAnsi="Arial" w:cs="Arial"/>
        <w:i/>
        <w:sz w:val="16"/>
      </w:rPr>
      <w:instrText xml:space="preserve"> PAGE </w:instrText>
    </w:r>
    <w:r w:rsidR="00153F0F">
      <w:rPr>
        <w:rStyle w:val="PageNumber"/>
        <w:rFonts w:ascii="Arial" w:hAnsi="Arial" w:cs="Arial"/>
        <w:i/>
        <w:sz w:val="16"/>
      </w:rPr>
      <w:fldChar w:fldCharType="separate"/>
    </w:r>
    <w:r w:rsidR="00413EAF">
      <w:rPr>
        <w:rStyle w:val="PageNumber"/>
        <w:rFonts w:ascii="Arial" w:hAnsi="Arial" w:cs="Arial"/>
        <w:i/>
        <w:noProof/>
        <w:sz w:val="16"/>
      </w:rPr>
      <w:t>11</w:t>
    </w:r>
    <w:r w:rsidR="00153F0F">
      <w:rPr>
        <w:rStyle w:val="PageNumber"/>
        <w:rFonts w:ascii="Arial" w:hAnsi="Arial" w:cs="Arial"/>
        <w:i/>
        <w:sz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9091C" w:rsidRDefault="0049091C" w:rsidP="00B068D2">
      <w:pPr>
        <w:spacing w:after="0" w:line="240" w:lineRule="auto"/>
      </w:pPr>
      <w:r>
        <w:separator/>
      </w:r>
    </w:p>
  </w:footnote>
  <w:footnote w:type="continuationSeparator" w:id="0">
    <w:p w:rsidR="0049091C" w:rsidRDefault="0049091C" w:rsidP="00B068D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D492D"/>
    <w:multiLevelType w:val="hybridMultilevel"/>
    <w:tmpl w:val="02B2D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B2CA3"/>
    <w:multiLevelType w:val="hybridMultilevel"/>
    <w:tmpl w:val="3F76D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0961490"/>
    <w:multiLevelType w:val="hybridMultilevel"/>
    <w:tmpl w:val="11DEE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8D53991"/>
    <w:multiLevelType w:val="hybridMultilevel"/>
    <w:tmpl w:val="41D2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B4662D"/>
    <w:multiLevelType w:val="hybridMultilevel"/>
    <w:tmpl w:val="20582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C76D99"/>
    <w:multiLevelType w:val="multilevel"/>
    <w:tmpl w:val="9F2842B2"/>
    <w:lvl w:ilvl="0">
      <w:start w:val="1"/>
      <w:numFmt w:val="decimal"/>
      <w:pStyle w:val="Heading1"/>
      <w:suff w:val="space"/>
      <w:lvlText w:val="%1."/>
      <w:lvlJc w:val="left"/>
      <w:pPr>
        <w:ind w:left="0" w:firstLine="0"/>
      </w:p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0" w:firstLine="0"/>
      </w:pPr>
    </w:lvl>
    <w:lvl w:ilvl="4">
      <w:start w:val="1"/>
      <w:numFmt w:val="decimal"/>
      <w:pStyle w:val="Heading5"/>
      <w:suff w:val="space"/>
      <w:lvlText w:val="%1.%2.%3.%4.%5."/>
      <w:lvlJc w:val="left"/>
      <w:pPr>
        <w:ind w:left="0" w:firstLine="0"/>
      </w:pPr>
    </w:lvl>
    <w:lvl w:ilvl="5">
      <w:start w:val="1"/>
      <w:numFmt w:val="decimal"/>
      <w:pStyle w:val="Heading6"/>
      <w:suff w:val="space"/>
      <w:lvlText w:val="%1.%2.%3.%4.%5.%6."/>
      <w:lvlJc w:val="left"/>
      <w:pPr>
        <w:ind w:left="0" w:firstLine="0"/>
      </w:pPr>
    </w:lvl>
    <w:lvl w:ilvl="6">
      <w:start w:val="1"/>
      <w:numFmt w:val="decimal"/>
      <w:pStyle w:val="Heading7"/>
      <w:suff w:val="space"/>
      <w:lvlText w:val="%1.%2.%3.%4.%5.%6.%7."/>
      <w:lvlJc w:val="left"/>
      <w:pPr>
        <w:ind w:left="0" w:firstLine="0"/>
      </w:pPr>
    </w:lvl>
    <w:lvl w:ilvl="7">
      <w:start w:val="1"/>
      <w:numFmt w:val="decimal"/>
      <w:pStyle w:val="Heading8"/>
      <w:suff w:val="space"/>
      <w:lvlText w:val="%1.%2.%3.%4.%5.%6.%7.%8."/>
      <w:lvlJc w:val="left"/>
      <w:pPr>
        <w:ind w:left="0" w:firstLine="0"/>
      </w:pPr>
    </w:lvl>
    <w:lvl w:ilvl="8">
      <w:start w:val="1"/>
      <w:numFmt w:val="decimal"/>
      <w:pStyle w:val="Heading9"/>
      <w:suff w:val="space"/>
      <w:lvlText w:val="%1.%2.%3.%4.%5.%6.%7.%8.%9."/>
      <w:lvlJc w:val="left"/>
      <w:pPr>
        <w:ind w:left="720" w:hanging="720"/>
      </w:pPr>
    </w:lvl>
  </w:abstractNum>
  <w:abstractNum w:abstractNumId="6">
    <w:nsid w:val="6B5610E5"/>
    <w:multiLevelType w:val="hybridMultilevel"/>
    <w:tmpl w:val="5A9685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1"/>
  </w:num>
  <w:num w:numId="5">
    <w:abstractNumId w:val="6"/>
  </w:num>
  <w:num w:numId="6">
    <w:abstractNumId w:val="0"/>
  </w:num>
  <w:num w:numId="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DateAndTime/>
  <w:hideSpellingErrors/>
  <w:hideGrammaticalErrors/>
  <w:defaultTabStop w:val="720"/>
  <w:characterSpacingControl w:val="doNotCompress"/>
  <w:footnotePr>
    <w:footnote w:id="-1"/>
    <w:footnote w:id="0"/>
  </w:footnotePr>
  <w:endnotePr>
    <w:endnote w:id="-1"/>
    <w:endnote w:id="0"/>
  </w:endnotePr>
  <w:compat/>
  <w:rsids>
    <w:rsidRoot w:val="00E20D61"/>
    <w:rsid w:val="0004215D"/>
    <w:rsid w:val="00085677"/>
    <w:rsid w:val="000E6D66"/>
    <w:rsid w:val="000F7C3B"/>
    <w:rsid w:val="001261FA"/>
    <w:rsid w:val="00153F0F"/>
    <w:rsid w:val="001969FD"/>
    <w:rsid w:val="0024583D"/>
    <w:rsid w:val="002C29AB"/>
    <w:rsid w:val="002F4DFF"/>
    <w:rsid w:val="00321D15"/>
    <w:rsid w:val="00342B6B"/>
    <w:rsid w:val="003832CD"/>
    <w:rsid w:val="00387916"/>
    <w:rsid w:val="003A0CAB"/>
    <w:rsid w:val="003B035E"/>
    <w:rsid w:val="003C7A8E"/>
    <w:rsid w:val="00413EAF"/>
    <w:rsid w:val="004225D2"/>
    <w:rsid w:val="00430EEB"/>
    <w:rsid w:val="0049091C"/>
    <w:rsid w:val="004B5EBB"/>
    <w:rsid w:val="00546D20"/>
    <w:rsid w:val="0057124B"/>
    <w:rsid w:val="005C0995"/>
    <w:rsid w:val="005C4B98"/>
    <w:rsid w:val="006A0C63"/>
    <w:rsid w:val="006B1B71"/>
    <w:rsid w:val="006D1B46"/>
    <w:rsid w:val="00721A63"/>
    <w:rsid w:val="00791809"/>
    <w:rsid w:val="007A6961"/>
    <w:rsid w:val="007F3A4E"/>
    <w:rsid w:val="00832714"/>
    <w:rsid w:val="008C083B"/>
    <w:rsid w:val="0092213E"/>
    <w:rsid w:val="0096740D"/>
    <w:rsid w:val="00984DB4"/>
    <w:rsid w:val="00985E03"/>
    <w:rsid w:val="009C5D0A"/>
    <w:rsid w:val="00A45F15"/>
    <w:rsid w:val="00A80C92"/>
    <w:rsid w:val="00AC2384"/>
    <w:rsid w:val="00AE015C"/>
    <w:rsid w:val="00B068D2"/>
    <w:rsid w:val="00B10295"/>
    <w:rsid w:val="00B8642B"/>
    <w:rsid w:val="00BB76C5"/>
    <w:rsid w:val="00BF2114"/>
    <w:rsid w:val="00C0360D"/>
    <w:rsid w:val="00C47AB2"/>
    <w:rsid w:val="00C65210"/>
    <w:rsid w:val="00C734A9"/>
    <w:rsid w:val="00C86DF8"/>
    <w:rsid w:val="00C94506"/>
    <w:rsid w:val="00C97BE9"/>
    <w:rsid w:val="00CF0DA7"/>
    <w:rsid w:val="00D2168F"/>
    <w:rsid w:val="00D268AF"/>
    <w:rsid w:val="00DB5EBC"/>
    <w:rsid w:val="00DF5CE9"/>
    <w:rsid w:val="00E11D70"/>
    <w:rsid w:val="00E20D61"/>
    <w:rsid w:val="00EA3C44"/>
    <w:rsid w:val="00EF28B4"/>
    <w:rsid w:val="00F60CD8"/>
    <w:rsid w:val="00F76978"/>
    <w:rsid w:val="00FA6B5D"/>
    <w:rsid w:val="00FD669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annotation text" w:uiPriority="0"/>
    <w:lsdException w:name="footer" w:uiPriority="0"/>
    <w:lsdException w:name="annotation reference" w:uiPriority="0"/>
    <w:lsdException w:name="page number" w:uiPriority="0"/>
    <w:lsdException w:name="List Bullet" w:semiHidden="0" w:uiPriority="9" w:unhideWhenUsed="0" w:qFormat="1"/>
    <w:lsdException w:name="List Number" w:semiHidden="0" w:uiPriority="9" w:unhideWhenUsed="0" w:qFormat="1"/>
    <w:lsdException w:name="List Bullet 2" w:semiHidden="0" w:uiPriority="10" w:unhideWhenUsed="0" w:qFormat="1"/>
    <w:lsdException w:name="List Number 2" w:semiHidden="0" w:uiPriority="10" w:unhideWhenUsed="0" w:qFormat="1"/>
    <w:lsdException w:name="Title" w:semiHidden="0" w:uiPriority="0" w:unhideWhenUsed="0" w:qFormat="1"/>
    <w:lsdException w:name="Body Text" w:uiPriority="0"/>
    <w:lsdException w:name="List Continue" w:semiHidden="0" w:uiPriority="9" w:unhideWhenUsed="0" w:qFormat="1"/>
    <w:lsdException w:name="List Continue 2" w:semiHidden="0" w:uiPriority="10" w:unhideWhenUsed="0" w:qFormat="1"/>
    <w:lsdException w:name="Subtitle" w:semiHidden="0" w:uiPriority="0"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41" w:unhideWhenUsed="0"/>
    <w:lsdException w:name="Medium Grid 1 Accent 1" w:semiHidden="0" w:uiPriority="41" w:unhideWhenUsed="0"/>
    <w:lsdException w:name="Medium Grid 2 Accent 1" w:semiHidden="0" w:uiPriority="41" w:unhideWhenUsed="0"/>
    <w:lsdException w:name="Medium Grid 3 Accent 1" w:semiHidden="0" w:uiPriority="41" w:unhideWhenUsed="0"/>
    <w:lsdException w:name="Dark List Accent 1" w:semiHidden="0" w:uiPriority="41" w:unhideWhenUsed="0"/>
    <w:lsdException w:name="Colorful Shading Accent 1" w:semiHidden="0" w:uiPriority="41" w:unhideWhenUsed="0"/>
    <w:lsdException w:name="Colorful List Accent 1" w:semiHidden="0" w:uiPriority="41" w:unhideWhenUsed="0"/>
    <w:lsdException w:name="Colorful Grid Accent 1" w:semiHidden="0" w:uiPriority="41" w:unhideWhenUsed="0"/>
    <w:lsdException w:name="Light Shading Accent 2" w:semiHidden="0" w:uiPriority="42" w:unhideWhenUsed="0"/>
    <w:lsdException w:name="Light List Accent 2" w:semiHidden="0" w:uiPriority="42" w:unhideWhenUsed="0"/>
    <w:lsdException w:name="Light Grid Accent 2" w:semiHidden="0" w:uiPriority="42" w:unhideWhenUsed="0"/>
    <w:lsdException w:name="Medium Shading 1 Accent 2" w:semiHidden="0" w:uiPriority="42" w:unhideWhenUsed="0"/>
    <w:lsdException w:name="Medium Shading 2 Accent 2" w:semiHidden="0" w:uiPriority="42" w:unhideWhenUsed="0"/>
    <w:lsdException w:name="Medium List 1 Accent 2" w:semiHidden="0" w:uiPriority="42" w:unhideWhenUsed="0"/>
    <w:lsdException w:name="Medium List 2 Accent 2" w:semiHidden="0" w:uiPriority="42" w:unhideWhenUsed="0"/>
    <w:lsdException w:name="Medium Grid 1 Accent 2" w:semiHidden="0" w:uiPriority="42" w:unhideWhenUsed="0"/>
    <w:lsdException w:name="Medium Grid 2 Accent 2" w:semiHidden="0" w:uiPriority="42" w:unhideWhenUsed="0"/>
    <w:lsdException w:name="Medium Grid 3 Accent 2" w:semiHidden="0" w:uiPriority="42" w:unhideWhenUsed="0"/>
    <w:lsdException w:name="Dark List Accent 2" w:semiHidden="0" w:uiPriority="42" w:unhideWhenUsed="0"/>
    <w:lsdException w:name="Colorful Shading Accent 2" w:semiHidden="0" w:uiPriority="42" w:unhideWhenUsed="0"/>
    <w:lsdException w:name="Colorful List Accent 2" w:semiHidden="0" w:uiPriority="42" w:unhideWhenUsed="0"/>
    <w:lsdException w:name="Colorful Grid Accent 2" w:semiHidden="0" w:uiPriority="42" w:unhideWhenUsed="0"/>
    <w:lsdException w:name="Light Shading Accent 3" w:semiHidden="0" w:uiPriority="43" w:unhideWhenUsed="0"/>
    <w:lsdException w:name="Light List Accent 3" w:semiHidden="0" w:uiPriority="43" w:unhideWhenUsed="0"/>
    <w:lsdException w:name="Light Grid Accent 3" w:semiHidden="0" w:uiPriority="43" w:unhideWhenUsed="0"/>
    <w:lsdException w:name="Medium Shading 1 Accent 3" w:semiHidden="0" w:uiPriority="43" w:unhideWhenUsed="0"/>
    <w:lsdException w:name="Medium Shading 2 Accent 3" w:semiHidden="0" w:uiPriority="43" w:unhideWhenUsed="0"/>
    <w:lsdException w:name="Medium List 1 Accent 3" w:semiHidden="0" w:uiPriority="43" w:unhideWhenUsed="0"/>
    <w:lsdException w:name="Medium List 2 Accent 3" w:semiHidden="0" w:uiPriority="43" w:unhideWhenUsed="0"/>
    <w:lsdException w:name="Medium Grid 1 Accent 3" w:semiHidden="0" w:uiPriority="43" w:unhideWhenUsed="0"/>
    <w:lsdException w:name="Medium Grid 2 Accent 3" w:semiHidden="0" w:uiPriority="43" w:unhideWhenUsed="0"/>
    <w:lsdException w:name="Medium Grid 3 Accent 3" w:semiHidden="0" w:uiPriority="43" w:unhideWhenUsed="0"/>
    <w:lsdException w:name="Dark List Accent 3" w:semiHidden="0" w:uiPriority="43" w:unhideWhenUsed="0"/>
    <w:lsdException w:name="Colorful Shading Accent 3" w:semiHidden="0" w:uiPriority="43" w:unhideWhenUsed="0"/>
    <w:lsdException w:name="Colorful List Accent 3" w:semiHidden="0" w:uiPriority="43" w:unhideWhenUsed="0"/>
    <w:lsdException w:name="Colorful Grid Accent 3" w:semiHidden="0" w:uiPriority="43" w:unhideWhenUsed="0"/>
    <w:lsdException w:name="Light Shading Accent 4" w:semiHidden="0" w:uiPriority="44" w:unhideWhenUsed="0"/>
    <w:lsdException w:name="Light List Accent 4" w:semiHidden="0" w:uiPriority="44" w:unhideWhenUsed="0"/>
    <w:lsdException w:name="Light Grid Accent 4" w:semiHidden="0" w:uiPriority="44" w:unhideWhenUsed="0"/>
    <w:lsdException w:name="Medium Shading 1 Accent 4" w:semiHidden="0" w:uiPriority="44" w:unhideWhenUsed="0"/>
    <w:lsdException w:name="Medium Shading 2 Accent 4" w:semiHidden="0" w:uiPriority="44" w:unhideWhenUsed="0"/>
    <w:lsdException w:name="Medium List 1 Accent 4" w:semiHidden="0" w:uiPriority="44" w:unhideWhenUsed="0"/>
    <w:lsdException w:name="Medium List 2 Accent 4" w:semiHidden="0" w:uiPriority="44" w:unhideWhenUsed="0"/>
    <w:lsdException w:name="Medium Grid 1 Accent 4" w:semiHidden="0" w:uiPriority="44" w:unhideWhenUsed="0"/>
    <w:lsdException w:name="Medium Grid 2 Accent 4" w:semiHidden="0" w:uiPriority="44" w:unhideWhenUsed="0"/>
    <w:lsdException w:name="Medium Grid 3 Accent 4" w:semiHidden="0" w:uiPriority="44" w:unhideWhenUsed="0"/>
    <w:lsdException w:name="Dark List Accent 4" w:semiHidden="0" w:uiPriority="44" w:unhideWhenUsed="0"/>
    <w:lsdException w:name="Colorful Shading Accent 4" w:semiHidden="0" w:uiPriority="44" w:unhideWhenUsed="0"/>
    <w:lsdException w:name="Colorful List Accent 4" w:semiHidden="0" w:uiPriority="44" w:unhideWhenUsed="0"/>
    <w:lsdException w:name="Colorful Grid Accent 4" w:semiHidden="0" w:uiPriority="44" w:unhideWhenUsed="0"/>
    <w:lsdException w:name="Light Shading Accent 5" w:semiHidden="0" w:uiPriority="45" w:unhideWhenUsed="0"/>
    <w:lsdException w:name="Light List Accent 5" w:semiHidden="0" w:uiPriority="45" w:unhideWhenUsed="0"/>
    <w:lsdException w:name="Light Grid Accent 5" w:semiHidden="0" w:uiPriority="45" w:unhideWhenUsed="0"/>
    <w:lsdException w:name="Medium Shading 1 Accent 5" w:semiHidden="0" w:uiPriority="45" w:unhideWhenUsed="0"/>
    <w:lsdException w:name="Medium Shading 2 Accent 5" w:semiHidden="0" w:uiPriority="45" w:unhideWhenUsed="0"/>
    <w:lsdException w:name="Medium List 1 Accent 5" w:semiHidden="0" w:uiPriority="45" w:unhideWhenUsed="0"/>
    <w:lsdException w:name="Medium List 2 Accent 5" w:semiHidden="0" w:uiPriority="45" w:unhideWhenUsed="0"/>
    <w:lsdException w:name="Medium Grid 1 Accent 5" w:semiHidden="0" w:uiPriority="45" w:unhideWhenUsed="0"/>
    <w:lsdException w:name="Medium Grid 2 Accent 5" w:semiHidden="0" w:uiPriority="45" w:unhideWhenUsed="0"/>
    <w:lsdException w:name="Medium Grid 3 Accent 5" w:semiHidden="0" w:uiPriority="45" w:unhideWhenUsed="0"/>
    <w:lsdException w:name="Dark List Accent 5" w:semiHidden="0" w:uiPriority="45" w:unhideWhenUsed="0"/>
    <w:lsdException w:name="Colorful Shading Accent 5" w:semiHidden="0" w:uiPriority="45" w:unhideWhenUsed="0"/>
    <w:lsdException w:name="Colorful List Accent 5" w:semiHidden="0" w:uiPriority="45" w:unhideWhenUsed="0"/>
    <w:lsdException w:name="Colorful Grid Accent 5" w:semiHidden="0" w:uiPriority="45" w:unhideWhenUsed="0"/>
    <w:lsdException w:name="Light Shading Accent 6" w:semiHidden="0" w:uiPriority="46" w:unhideWhenUsed="0"/>
    <w:lsdException w:name="Light List Accent 6" w:semiHidden="0" w:uiPriority="46" w:unhideWhenUsed="0"/>
    <w:lsdException w:name="Light Grid Accent 6" w:semiHidden="0" w:uiPriority="46" w:unhideWhenUsed="0"/>
    <w:lsdException w:name="Medium Shading 1 Accent 6" w:semiHidden="0" w:uiPriority="46" w:unhideWhenUsed="0"/>
    <w:lsdException w:name="Medium Shading 2 Accent 6" w:semiHidden="0" w:uiPriority="46" w:unhideWhenUsed="0"/>
    <w:lsdException w:name="Medium List 1 Accent 6" w:semiHidden="0" w:uiPriority="46" w:unhideWhenUsed="0"/>
    <w:lsdException w:name="Medium List 2 Accent 6" w:semiHidden="0" w:uiPriority="46" w:unhideWhenUsed="0"/>
    <w:lsdException w:name="Medium Grid 1 Accent 6" w:semiHidden="0" w:uiPriority="46" w:unhideWhenUsed="0"/>
    <w:lsdException w:name="Medium Grid 2 Accent 6" w:semiHidden="0" w:uiPriority="46" w:unhideWhenUsed="0"/>
    <w:lsdException w:name="Medium Grid 3 Accent 6" w:semiHidden="0" w:uiPriority="46" w:unhideWhenUsed="0"/>
    <w:lsdException w:name="Dark List Accent 6" w:semiHidden="0" w:uiPriority="46" w:unhideWhenUsed="0"/>
    <w:lsdException w:name="Colorful Shading Accent 6" w:semiHidden="0" w:uiPriority="46" w:unhideWhenUsed="0"/>
    <w:lsdException w:name="Colorful List Accent 6" w:semiHidden="0" w:uiPriority="46" w:unhideWhenUsed="0"/>
    <w:lsdException w:name="Colorful Grid Accent 6" w:semiHidden="0" w:uiPriority="46"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1D70"/>
    <w:pPr>
      <w:spacing w:after="200" w:line="276" w:lineRule="auto"/>
    </w:pPr>
    <w:rPr>
      <w:sz w:val="24"/>
      <w:szCs w:val="24"/>
    </w:rPr>
  </w:style>
  <w:style w:type="paragraph" w:styleId="Heading1">
    <w:name w:val="heading 1"/>
    <w:basedOn w:val="Normal"/>
    <w:next w:val="BodyText"/>
    <w:link w:val="Heading1Char"/>
    <w:qFormat/>
    <w:rsid w:val="00B068D2"/>
    <w:pPr>
      <w:keepNext/>
      <w:numPr>
        <w:numId w:val="1"/>
      </w:numPr>
      <w:pBdr>
        <w:top w:val="single" w:sz="24" w:space="1" w:color="auto"/>
        <w:bottom w:val="single" w:sz="24" w:space="1" w:color="auto"/>
      </w:pBdr>
      <w:spacing w:before="480" w:after="240" w:line="240" w:lineRule="auto"/>
      <w:outlineLvl w:val="0"/>
    </w:pPr>
    <w:rPr>
      <w:rFonts w:ascii="Arial" w:eastAsia="Times New Roman" w:hAnsi="Arial"/>
      <w:b/>
      <w:i/>
      <w:sz w:val="48"/>
      <w:szCs w:val="20"/>
    </w:rPr>
  </w:style>
  <w:style w:type="paragraph" w:styleId="Heading2">
    <w:name w:val="heading 2"/>
    <w:basedOn w:val="Normal"/>
    <w:next w:val="BodyText"/>
    <w:link w:val="Heading2Char"/>
    <w:qFormat/>
    <w:rsid w:val="00B068D2"/>
    <w:pPr>
      <w:keepNext/>
      <w:numPr>
        <w:ilvl w:val="1"/>
        <w:numId w:val="1"/>
      </w:numPr>
      <w:pBdr>
        <w:bottom w:val="single" w:sz="8" w:space="1" w:color="auto"/>
      </w:pBdr>
      <w:spacing w:before="120" w:after="120" w:line="240" w:lineRule="auto"/>
      <w:outlineLvl w:val="1"/>
    </w:pPr>
    <w:rPr>
      <w:rFonts w:ascii="Arial" w:eastAsia="Times New Roman" w:hAnsi="Arial"/>
      <w:b/>
      <w:i/>
      <w:sz w:val="40"/>
      <w:szCs w:val="20"/>
    </w:rPr>
  </w:style>
  <w:style w:type="paragraph" w:styleId="Heading3">
    <w:name w:val="heading 3"/>
    <w:basedOn w:val="Normal"/>
    <w:next w:val="BodyText"/>
    <w:link w:val="Heading3Char"/>
    <w:qFormat/>
    <w:rsid w:val="00B068D2"/>
    <w:pPr>
      <w:keepNext/>
      <w:numPr>
        <w:ilvl w:val="2"/>
        <w:numId w:val="1"/>
      </w:numPr>
      <w:pBdr>
        <w:bottom w:val="single" w:sz="4" w:space="1" w:color="auto"/>
      </w:pBdr>
      <w:spacing w:before="240" w:after="60" w:line="240" w:lineRule="auto"/>
      <w:outlineLvl w:val="2"/>
    </w:pPr>
    <w:rPr>
      <w:rFonts w:ascii="Arial" w:eastAsia="Times New Roman" w:hAnsi="Arial"/>
      <w:b/>
      <w:i/>
      <w:sz w:val="32"/>
      <w:szCs w:val="20"/>
    </w:rPr>
  </w:style>
  <w:style w:type="paragraph" w:styleId="Heading4">
    <w:name w:val="heading 4"/>
    <w:basedOn w:val="Normal"/>
    <w:next w:val="BodyText"/>
    <w:link w:val="Heading4Char"/>
    <w:qFormat/>
    <w:rsid w:val="00B068D2"/>
    <w:pPr>
      <w:keepNext/>
      <w:numPr>
        <w:ilvl w:val="3"/>
        <w:numId w:val="1"/>
      </w:numPr>
      <w:spacing w:before="240" w:after="60" w:line="240" w:lineRule="auto"/>
      <w:outlineLvl w:val="3"/>
    </w:pPr>
    <w:rPr>
      <w:rFonts w:ascii="Arial" w:eastAsia="Times New Roman" w:hAnsi="Arial"/>
      <w:b/>
      <w:sz w:val="32"/>
      <w:szCs w:val="20"/>
    </w:rPr>
  </w:style>
  <w:style w:type="paragraph" w:styleId="Heading5">
    <w:name w:val="heading 5"/>
    <w:basedOn w:val="Normal"/>
    <w:next w:val="BodyText"/>
    <w:link w:val="Heading5Char"/>
    <w:qFormat/>
    <w:rsid w:val="00B068D2"/>
    <w:pPr>
      <w:numPr>
        <w:ilvl w:val="4"/>
        <w:numId w:val="1"/>
      </w:numPr>
      <w:spacing w:before="240" w:after="60" w:line="240" w:lineRule="auto"/>
      <w:outlineLvl w:val="4"/>
    </w:pPr>
    <w:rPr>
      <w:rFonts w:ascii="Arial Narrow" w:eastAsia="Times New Roman" w:hAnsi="Arial Narrow"/>
      <w:i/>
      <w:sz w:val="32"/>
      <w:szCs w:val="20"/>
    </w:rPr>
  </w:style>
  <w:style w:type="paragraph" w:styleId="Heading6">
    <w:name w:val="heading 6"/>
    <w:basedOn w:val="Normal"/>
    <w:next w:val="BodyText"/>
    <w:link w:val="Heading6Char"/>
    <w:qFormat/>
    <w:rsid w:val="00B068D2"/>
    <w:pPr>
      <w:numPr>
        <w:ilvl w:val="5"/>
        <w:numId w:val="1"/>
      </w:numPr>
      <w:spacing w:before="240" w:after="60" w:line="240" w:lineRule="auto"/>
      <w:outlineLvl w:val="5"/>
    </w:pPr>
    <w:rPr>
      <w:rFonts w:ascii="Arial Narrow" w:eastAsia="Times New Roman" w:hAnsi="Arial Narrow"/>
      <w:b/>
      <w:i/>
      <w:szCs w:val="20"/>
    </w:rPr>
  </w:style>
  <w:style w:type="paragraph" w:styleId="Heading7">
    <w:name w:val="heading 7"/>
    <w:basedOn w:val="Normal"/>
    <w:next w:val="BodyText"/>
    <w:link w:val="Heading7Char"/>
    <w:qFormat/>
    <w:rsid w:val="00B068D2"/>
    <w:pPr>
      <w:numPr>
        <w:ilvl w:val="6"/>
        <w:numId w:val="1"/>
      </w:numPr>
      <w:spacing w:before="240" w:after="60" w:line="240" w:lineRule="auto"/>
      <w:outlineLvl w:val="6"/>
    </w:pPr>
    <w:rPr>
      <w:rFonts w:ascii="Arial Narrow" w:eastAsia="Times New Roman" w:hAnsi="Arial Narrow"/>
      <w:b/>
      <w:szCs w:val="20"/>
    </w:rPr>
  </w:style>
  <w:style w:type="paragraph" w:styleId="Heading8">
    <w:name w:val="heading 8"/>
    <w:basedOn w:val="Normal"/>
    <w:next w:val="BodyText"/>
    <w:link w:val="Heading8Char"/>
    <w:qFormat/>
    <w:rsid w:val="00B068D2"/>
    <w:pPr>
      <w:numPr>
        <w:ilvl w:val="7"/>
        <w:numId w:val="1"/>
      </w:numPr>
      <w:spacing w:before="240" w:after="60" w:line="240" w:lineRule="auto"/>
      <w:outlineLvl w:val="7"/>
    </w:pPr>
    <w:rPr>
      <w:rFonts w:ascii="Arial Narrow" w:eastAsia="Times New Roman" w:hAnsi="Arial Narrow"/>
      <w:szCs w:val="20"/>
    </w:rPr>
  </w:style>
  <w:style w:type="paragraph" w:styleId="Heading9">
    <w:name w:val="heading 9"/>
    <w:basedOn w:val="Normal"/>
    <w:next w:val="BodyText"/>
    <w:link w:val="Heading9Char"/>
    <w:qFormat/>
    <w:rsid w:val="00B068D2"/>
    <w:pPr>
      <w:numPr>
        <w:ilvl w:val="8"/>
        <w:numId w:val="1"/>
      </w:numPr>
      <w:spacing w:before="240" w:after="60" w:line="240" w:lineRule="auto"/>
      <w:outlineLvl w:val="8"/>
    </w:pPr>
    <w:rPr>
      <w:rFonts w:ascii="Arial Narrow" w:eastAsia="Times New Roman" w:hAnsi="Arial Narrow"/>
      <w:b/>
      <w:i/>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68D2"/>
    <w:rPr>
      <w:rFonts w:ascii="Arial" w:eastAsia="Times New Roman" w:hAnsi="Arial"/>
      <w:b/>
      <w:i/>
      <w:sz w:val="48"/>
    </w:rPr>
  </w:style>
  <w:style w:type="character" w:customStyle="1" w:styleId="Heading2Char">
    <w:name w:val="Heading 2 Char"/>
    <w:basedOn w:val="DefaultParagraphFont"/>
    <w:link w:val="Heading2"/>
    <w:rsid w:val="00B068D2"/>
    <w:rPr>
      <w:rFonts w:ascii="Arial" w:eastAsia="Times New Roman" w:hAnsi="Arial"/>
      <w:b/>
      <w:i/>
      <w:sz w:val="40"/>
    </w:rPr>
  </w:style>
  <w:style w:type="character" w:customStyle="1" w:styleId="Heading3Char">
    <w:name w:val="Heading 3 Char"/>
    <w:basedOn w:val="DefaultParagraphFont"/>
    <w:link w:val="Heading3"/>
    <w:rsid w:val="00B068D2"/>
    <w:rPr>
      <w:rFonts w:ascii="Arial" w:eastAsia="Times New Roman" w:hAnsi="Arial"/>
      <w:b/>
      <w:i/>
      <w:sz w:val="32"/>
    </w:rPr>
  </w:style>
  <w:style w:type="character" w:customStyle="1" w:styleId="Heading4Char">
    <w:name w:val="Heading 4 Char"/>
    <w:basedOn w:val="DefaultParagraphFont"/>
    <w:link w:val="Heading4"/>
    <w:rsid w:val="00B068D2"/>
    <w:rPr>
      <w:rFonts w:ascii="Arial" w:eastAsia="Times New Roman" w:hAnsi="Arial"/>
      <w:b/>
      <w:sz w:val="32"/>
    </w:rPr>
  </w:style>
  <w:style w:type="character" w:customStyle="1" w:styleId="Heading5Char">
    <w:name w:val="Heading 5 Char"/>
    <w:basedOn w:val="DefaultParagraphFont"/>
    <w:link w:val="Heading5"/>
    <w:rsid w:val="00B068D2"/>
    <w:rPr>
      <w:rFonts w:ascii="Arial Narrow" w:eastAsia="Times New Roman" w:hAnsi="Arial Narrow"/>
      <w:i/>
      <w:sz w:val="32"/>
    </w:rPr>
  </w:style>
  <w:style w:type="character" w:customStyle="1" w:styleId="Heading6Char">
    <w:name w:val="Heading 6 Char"/>
    <w:basedOn w:val="DefaultParagraphFont"/>
    <w:link w:val="Heading6"/>
    <w:rsid w:val="00B068D2"/>
    <w:rPr>
      <w:rFonts w:ascii="Arial Narrow" w:eastAsia="Times New Roman" w:hAnsi="Arial Narrow"/>
      <w:b/>
      <w:i/>
      <w:sz w:val="24"/>
    </w:rPr>
  </w:style>
  <w:style w:type="character" w:customStyle="1" w:styleId="Heading7Char">
    <w:name w:val="Heading 7 Char"/>
    <w:basedOn w:val="DefaultParagraphFont"/>
    <w:link w:val="Heading7"/>
    <w:rsid w:val="00B068D2"/>
    <w:rPr>
      <w:rFonts w:ascii="Arial Narrow" w:eastAsia="Times New Roman" w:hAnsi="Arial Narrow"/>
      <w:b/>
      <w:sz w:val="24"/>
    </w:rPr>
  </w:style>
  <w:style w:type="character" w:customStyle="1" w:styleId="Heading8Char">
    <w:name w:val="Heading 8 Char"/>
    <w:basedOn w:val="DefaultParagraphFont"/>
    <w:link w:val="Heading8"/>
    <w:rsid w:val="00B068D2"/>
    <w:rPr>
      <w:rFonts w:ascii="Arial Narrow" w:eastAsia="Times New Roman" w:hAnsi="Arial Narrow"/>
      <w:sz w:val="24"/>
    </w:rPr>
  </w:style>
  <w:style w:type="character" w:customStyle="1" w:styleId="Heading9Char">
    <w:name w:val="Heading 9 Char"/>
    <w:basedOn w:val="DefaultParagraphFont"/>
    <w:link w:val="Heading9"/>
    <w:rsid w:val="00B068D2"/>
    <w:rPr>
      <w:rFonts w:ascii="Arial Narrow" w:eastAsia="Times New Roman" w:hAnsi="Arial Narrow"/>
      <w:b/>
      <w:i/>
    </w:rPr>
  </w:style>
  <w:style w:type="paragraph" w:styleId="Footer">
    <w:name w:val="footer"/>
    <w:basedOn w:val="Normal"/>
    <w:link w:val="FooterChar"/>
    <w:rsid w:val="00B068D2"/>
    <w:pPr>
      <w:tabs>
        <w:tab w:val="center" w:pos="4320"/>
        <w:tab w:val="right" w:pos="8640"/>
      </w:tabs>
      <w:spacing w:after="0" w:line="240" w:lineRule="auto"/>
    </w:pPr>
    <w:rPr>
      <w:rFonts w:ascii="Times New Roman" w:eastAsia="Times New Roman" w:hAnsi="Times New Roman"/>
      <w:sz w:val="20"/>
      <w:szCs w:val="20"/>
    </w:rPr>
  </w:style>
  <w:style w:type="character" w:customStyle="1" w:styleId="FooterChar">
    <w:name w:val="Footer Char"/>
    <w:basedOn w:val="DefaultParagraphFont"/>
    <w:link w:val="Footer"/>
    <w:rsid w:val="00B068D2"/>
    <w:rPr>
      <w:rFonts w:ascii="Times New Roman" w:eastAsia="Times New Roman" w:hAnsi="Times New Roman"/>
    </w:rPr>
  </w:style>
  <w:style w:type="paragraph" w:styleId="TOC1">
    <w:name w:val="toc 1"/>
    <w:basedOn w:val="Normal"/>
    <w:next w:val="Normal"/>
    <w:autoRedefine/>
    <w:uiPriority w:val="39"/>
    <w:rsid w:val="00B068D2"/>
    <w:pPr>
      <w:tabs>
        <w:tab w:val="right" w:leader="dot" w:pos="9360"/>
      </w:tabs>
      <w:spacing w:before="120" w:after="120" w:line="240" w:lineRule="auto"/>
    </w:pPr>
    <w:rPr>
      <w:rFonts w:ascii="Times New Roman" w:eastAsia="Times New Roman" w:hAnsi="Times New Roman"/>
      <w:b/>
      <w:caps/>
      <w:sz w:val="20"/>
      <w:szCs w:val="20"/>
    </w:rPr>
  </w:style>
  <w:style w:type="paragraph" w:styleId="TOC2">
    <w:name w:val="toc 2"/>
    <w:basedOn w:val="Normal"/>
    <w:next w:val="Normal"/>
    <w:autoRedefine/>
    <w:uiPriority w:val="39"/>
    <w:rsid w:val="00B068D2"/>
    <w:pPr>
      <w:tabs>
        <w:tab w:val="right" w:leader="dot" w:pos="9360"/>
      </w:tabs>
      <w:spacing w:after="0" w:line="240" w:lineRule="auto"/>
    </w:pPr>
    <w:rPr>
      <w:rFonts w:ascii="Times New Roman" w:eastAsia="Times New Roman" w:hAnsi="Times New Roman"/>
      <w:smallCaps/>
      <w:sz w:val="20"/>
      <w:szCs w:val="20"/>
    </w:rPr>
  </w:style>
  <w:style w:type="paragraph" w:styleId="TOC3">
    <w:name w:val="toc 3"/>
    <w:basedOn w:val="Normal"/>
    <w:next w:val="Normal"/>
    <w:autoRedefine/>
    <w:uiPriority w:val="39"/>
    <w:rsid w:val="00B068D2"/>
    <w:pPr>
      <w:tabs>
        <w:tab w:val="right" w:leader="dot" w:pos="9360"/>
      </w:tabs>
      <w:spacing w:after="0" w:line="240" w:lineRule="auto"/>
      <w:ind w:left="200"/>
    </w:pPr>
    <w:rPr>
      <w:rFonts w:ascii="Times New Roman" w:eastAsia="Times New Roman" w:hAnsi="Times New Roman"/>
      <w:i/>
      <w:sz w:val="20"/>
      <w:szCs w:val="20"/>
    </w:rPr>
  </w:style>
  <w:style w:type="character" w:styleId="PageNumber">
    <w:name w:val="page number"/>
    <w:basedOn w:val="DefaultParagraphFont"/>
    <w:rsid w:val="00B068D2"/>
  </w:style>
  <w:style w:type="character" w:styleId="CommentReference">
    <w:name w:val="annotation reference"/>
    <w:basedOn w:val="DefaultParagraphFont"/>
    <w:semiHidden/>
    <w:rsid w:val="00B068D2"/>
    <w:rPr>
      <w:sz w:val="16"/>
    </w:rPr>
  </w:style>
  <w:style w:type="paragraph" w:styleId="CommentText">
    <w:name w:val="annotation text"/>
    <w:basedOn w:val="Normal"/>
    <w:link w:val="CommentTextChar"/>
    <w:semiHidden/>
    <w:rsid w:val="00B068D2"/>
    <w:pPr>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semiHidden/>
    <w:rsid w:val="00B068D2"/>
    <w:rPr>
      <w:rFonts w:ascii="Times New Roman" w:eastAsia="Times New Roman" w:hAnsi="Times New Roman"/>
    </w:rPr>
  </w:style>
  <w:style w:type="paragraph" w:styleId="BodyText">
    <w:name w:val="Body Text"/>
    <w:basedOn w:val="Normal"/>
    <w:link w:val="BodyTextChar"/>
    <w:rsid w:val="00B068D2"/>
    <w:pPr>
      <w:spacing w:after="120" w:line="240" w:lineRule="auto"/>
    </w:pPr>
    <w:rPr>
      <w:rFonts w:ascii="Times New Roman" w:eastAsia="Times New Roman" w:hAnsi="Times New Roman"/>
      <w:sz w:val="20"/>
      <w:szCs w:val="20"/>
    </w:rPr>
  </w:style>
  <w:style w:type="character" w:customStyle="1" w:styleId="BodyTextChar">
    <w:name w:val="Body Text Char"/>
    <w:basedOn w:val="DefaultParagraphFont"/>
    <w:link w:val="BodyText"/>
    <w:rsid w:val="00B068D2"/>
    <w:rPr>
      <w:rFonts w:ascii="Times New Roman" w:eastAsia="Times New Roman" w:hAnsi="Times New Roman"/>
    </w:rPr>
  </w:style>
  <w:style w:type="paragraph" w:styleId="Title">
    <w:name w:val="Title"/>
    <w:basedOn w:val="Normal"/>
    <w:next w:val="Normal"/>
    <w:link w:val="TitleChar"/>
    <w:qFormat/>
    <w:rsid w:val="00B068D2"/>
    <w:pPr>
      <w:spacing w:before="240" w:after="60" w:line="240" w:lineRule="auto"/>
      <w:jc w:val="center"/>
      <w:outlineLvl w:val="0"/>
    </w:pPr>
    <w:rPr>
      <w:rFonts w:ascii="Cambria" w:eastAsia="Times New Roman" w:hAnsi="Cambria"/>
      <w:b/>
      <w:bCs/>
      <w:kern w:val="28"/>
      <w:sz w:val="32"/>
      <w:szCs w:val="32"/>
    </w:rPr>
  </w:style>
  <w:style w:type="character" w:customStyle="1" w:styleId="TitleChar">
    <w:name w:val="Title Char"/>
    <w:basedOn w:val="DefaultParagraphFont"/>
    <w:link w:val="Title"/>
    <w:rsid w:val="00B068D2"/>
    <w:rPr>
      <w:rFonts w:ascii="Cambria" w:eastAsia="Times New Roman" w:hAnsi="Cambria"/>
      <w:b/>
      <w:bCs/>
      <w:kern w:val="28"/>
      <w:sz w:val="32"/>
      <w:szCs w:val="32"/>
    </w:rPr>
  </w:style>
  <w:style w:type="paragraph" w:styleId="Subtitle">
    <w:name w:val="Subtitle"/>
    <w:basedOn w:val="Normal"/>
    <w:next w:val="Normal"/>
    <w:link w:val="SubtitleChar"/>
    <w:qFormat/>
    <w:rsid w:val="00B068D2"/>
    <w:pPr>
      <w:spacing w:after="60" w:line="240" w:lineRule="auto"/>
      <w:jc w:val="center"/>
      <w:outlineLvl w:val="1"/>
    </w:pPr>
    <w:rPr>
      <w:rFonts w:ascii="Cambria" w:eastAsia="Times New Roman" w:hAnsi="Cambria"/>
    </w:rPr>
  </w:style>
  <w:style w:type="character" w:customStyle="1" w:styleId="SubtitleChar">
    <w:name w:val="Subtitle Char"/>
    <w:basedOn w:val="DefaultParagraphFont"/>
    <w:link w:val="Subtitle"/>
    <w:rsid w:val="00B068D2"/>
    <w:rPr>
      <w:rFonts w:ascii="Cambria" w:eastAsia="Times New Roman" w:hAnsi="Cambria"/>
      <w:sz w:val="24"/>
      <w:szCs w:val="24"/>
    </w:rPr>
  </w:style>
  <w:style w:type="paragraph" w:styleId="BalloonText">
    <w:name w:val="Balloon Text"/>
    <w:basedOn w:val="Normal"/>
    <w:link w:val="BalloonTextChar"/>
    <w:uiPriority w:val="99"/>
    <w:semiHidden/>
    <w:unhideWhenUsed/>
    <w:rsid w:val="00B068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68D2"/>
    <w:rPr>
      <w:rFonts w:ascii="Tahoma" w:hAnsi="Tahoma" w:cs="Tahoma"/>
      <w:sz w:val="16"/>
      <w:szCs w:val="16"/>
    </w:rPr>
  </w:style>
  <w:style w:type="paragraph" w:styleId="Header">
    <w:name w:val="header"/>
    <w:basedOn w:val="Normal"/>
    <w:link w:val="HeaderChar"/>
    <w:uiPriority w:val="99"/>
    <w:semiHidden/>
    <w:unhideWhenUsed/>
    <w:rsid w:val="00B068D2"/>
    <w:pPr>
      <w:tabs>
        <w:tab w:val="center" w:pos="4680"/>
        <w:tab w:val="right" w:pos="9360"/>
      </w:tabs>
    </w:pPr>
  </w:style>
  <w:style w:type="character" w:customStyle="1" w:styleId="HeaderChar">
    <w:name w:val="Header Char"/>
    <w:basedOn w:val="DefaultParagraphFont"/>
    <w:link w:val="Header"/>
    <w:uiPriority w:val="99"/>
    <w:semiHidden/>
    <w:rsid w:val="00B068D2"/>
    <w:rPr>
      <w:sz w:val="24"/>
      <w:szCs w:val="24"/>
    </w:rPr>
  </w:style>
  <w:style w:type="paragraph" w:styleId="CommentSubject">
    <w:name w:val="annotation subject"/>
    <w:basedOn w:val="CommentText"/>
    <w:next w:val="CommentText"/>
    <w:link w:val="CommentSubjectChar"/>
    <w:uiPriority w:val="99"/>
    <w:semiHidden/>
    <w:unhideWhenUsed/>
    <w:rsid w:val="008C083B"/>
    <w:pPr>
      <w:spacing w:after="200"/>
    </w:pPr>
    <w:rPr>
      <w:rFonts w:ascii="Calibri" w:eastAsia="Calibri" w:hAnsi="Calibri"/>
      <w:b/>
      <w:bCs/>
    </w:rPr>
  </w:style>
  <w:style w:type="character" w:customStyle="1" w:styleId="CommentSubjectChar">
    <w:name w:val="Comment Subject Char"/>
    <w:basedOn w:val="CommentTextChar"/>
    <w:link w:val="CommentSubject"/>
    <w:uiPriority w:val="99"/>
    <w:semiHidden/>
    <w:rsid w:val="008C083B"/>
    <w:rPr>
      <w:b/>
      <w:bCs/>
    </w:rPr>
  </w:style>
  <w:style w:type="paragraph" w:styleId="ListParagraph">
    <w:name w:val="List Paragraph"/>
    <w:basedOn w:val="Normal"/>
    <w:uiPriority w:val="34"/>
    <w:qFormat/>
    <w:rsid w:val="00413EAF"/>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Release xmlns="29FDEC6C-E28F-491B-AA27-96F61265131F">6.2</Releas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CECFD298FE21B49AA2796F61265131F" ma:contentTypeVersion="0" ma:contentTypeDescription="Create a new document." ma:contentTypeScope="" ma:versionID="649cf28bcdb6c640a9a141471240c973">
  <xsd:schema xmlns:xsd="http://www.w3.org/2001/XMLSchema" xmlns:p="http://schemas.microsoft.com/office/2006/metadata/properties" xmlns:ns2="29FDEC6C-E28F-491B-AA27-96F61265131F" targetNamespace="http://schemas.microsoft.com/office/2006/metadata/properties" ma:root="true" ma:fieldsID="7b6a6815f554c31fd074980696aacdeb" ns2:_="">
    <xsd:import namespace="29FDEC6C-E28F-491B-AA27-96F61265131F"/>
    <xsd:element name="properties">
      <xsd:complexType>
        <xsd:sequence>
          <xsd:element name="documentManagement">
            <xsd:complexType>
              <xsd:all>
                <xsd:element ref="ns2:Release"/>
              </xsd:all>
            </xsd:complexType>
          </xsd:element>
        </xsd:sequence>
      </xsd:complexType>
    </xsd:element>
  </xsd:schema>
  <xsd:schema xmlns:xsd="http://www.w3.org/2001/XMLSchema" xmlns:dms="http://schemas.microsoft.com/office/2006/documentManagement/types" targetNamespace="29FDEC6C-E28F-491B-AA27-96F61265131F" elementFormDefault="qualified">
    <xsd:import namespace="http://schemas.microsoft.com/office/2006/documentManagement/types"/>
    <xsd:element name="Release" ma:index="8" ma:displayName="Release" ma:default="General" ma:format="Dropdown" ma:internalName="Release">
      <xsd:simpleType>
        <xsd:restriction base="dms:Choice">
          <xsd:enumeration value="General"/>
          <xsd:enumeration value="Project Houston"/>
          <xsd:enumeration value="5.1"/>
          <xsd:enumeration value="5.5"/>
          <xsd:enumeration value="Dallas"/>
          <xsd:enumeration value="6.0.1"/>
          <xsd:enumeration value="Fort Worth"/>
          <xsd:enumeration value="6.2"/>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BF08FB-57FD-4BF3-8C64-F74DC5757A4F}">
  <ds:schemaRefs>
    <ds:schemaRef ds:uri="http://schemas.microsoft.com/office/2006/metadata/properties"/>
    <ds:schemaRef ds:uri="29FDEC6C-E28F-491B-AA27-96F61265131F"/>
  </ds:schemaRefs>
</ds:datastoreItem>
</file>

<file path=customXml/itemProps2.xml><?xml version="1.0" encoding="utf-8"?>
<ds:datastoreItem xmlns:ds="http://schemas.openxmlformats.org/officeDocument/2006/customXml" ds:itemID="{D4217553-FBE8-4B0D-978E-19B27F6DF0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FDEC6C-E28F-491B-AA27-96F61265131F"/>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C20487C-1A98-485D-9A72-9F8E462C6F38}">
  <ds:schemaRefs>
    <ds:schemaRef ds:uri="http://schemas.microsoft.com/sharepoint/v3/contenttype/forms"/>
  </ds:schemaRefs>
</ds:datastoreItem>
</file>

<file path=customXml/itemProps4.xml><?xml version="1.0" encoding="utf-8"?>
<ds:datastoreItem xmlns:ds="http://schemas.openxmlformats.org/officeDocument/2006/customXml" ds:itemID="{7FFB78DD-0997-4161-976E-DFD783B1E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1913</Words>
  <Characters>10906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Wait Stat Monitoring</vt:lpstr>
    </vt:vector>
  </TitlesOfParts>
  <Company/>
  <LinksUpToDate>false</LinksUpToDate>
  <CharactersWithSpaces>12794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Wait Stat Monitoring</dc:title>
  <dc:subject/>
  <dc:creator>Kurt Goolsbee</dc:creator>
  <cp:keywords/>
  <dc:description/>
  <cp:lastModifiedBy>Vicky Harp</cp:lastModifiedBy>
  <cp:revision>3</cp:revision>
  <cp:lastPrinted>2010-02-25T19:20:00Z</cp:lastPrinted>
  <dcterms:created xsi:type="dcterms:W3CDTF">2010-03-23T14:48:00Z</dcterms:created>
  <dcterms:modified xsi:type="dcterms:W3CDTF">2010-05-12T15:36:00Z</dcterms:modified>
  <cp:contentType>Document</cp:contentTyp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lease">
    <vt:lpwstr>General</vt:lpwstr>
  </property>
  <property fmtid="{D5CDD505-2E9C-101B-9397-08002B2CF9AE}" pid="3" name="ContentTypeId">
    <vt:lpwstr>0x0101006CECFD298FE21B49AA2796F61265131F</vt:lpwstr>
  </property>
</Properties>
</file>